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6313B7" w14:textId="77777777" w:rsidR="00051835" w:rsidRDefault="00051835" w:rsidP="00051835">
      <w:r>
        <w:rPr>
          <w:noProof/>
        </w:rPr>
        <w:drawing>
          <wp:anchor distT="0" distB="0" distL="114300" distR="114300" simplePos="0" relativeHeight="251659264" behindDoc="0" locked="0" layoutInCell="1" allowOverlap="1" wp14:anchorId="6EF8162A" wp14:editId="3E773C6C">
            <wp:simplePos x="0" y="0"/>
            <wp:positionH relativeFrom="page">
              <wp:align>left</wp:align>
            </wp:positionH>
            <wp:positionV relativeFrom="paragraph">
              <wp:posOffset>-914400</wp:posOffset>
            </wp:positionV>
            <wp:extent cx="7574280" cy="10714741"/>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封面.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9756" cy="10722487"/>
                    </a:xfrm>
                    <a:prstGeom prst="rect">
                      <a:avLst/>
                    </a:prstGeom>
                  </pic:spPr>
                </pic:pic>
              </a:graphicData>
            </a:graphic>
            <wp14:sizeRelH relativeFrom="margin">
              <wp14:pctWidth>0</wp14:pctWidth>
            </wp14:sizeRelH>
            <wp14:sizeRelV relativeFrom="margin">
              <wp14:pctHeight>0</wp14:pctHeight>
            </wp14:sizeRelV>
          </wp:anchor>
        </w:drawing>
      </w:r>
    </w:p>
    <w:p w14:paraId="33DD34EF" w14:textId="139788AD" w:rsidR="002076A7" w:rsidRDefault="002076A7">
      <w:pPr>
        <w:pStyle w:val="11"/>
        <w:tabs>
          <w:tab w:val="right" w:leader="dot" w:pos="8290"/>
        </w:tabs>
        <w:rPr>
          <w:rFonts w:ascii="宋体" w:eastAsia="宋体" w:hAnsi="宋体"/>
        </w:rPr>
      </w:pPr>
    </w:p>
    <w:p w14:paraId="4844921C" w14:textId="77777777" w:rsidR="002076A7" w:rsidRDefault="002076A7">
      <w:pPr>
        <w:pStyle w:val="11"/>
        <w:tabs>
          <w:tab w:val="right" w:leader="dot" w:pos="8290"/>
        </w:tabs>
        <w:rPr>
          <w:rFonts w:ascii="宋体" w:eastAsia="宋体" w:hAnsi="宋体"/>
        </w:rPr>
      </w:pPr>
    </w:p>
    <w:p w14:paraId="09A61B7C" w14:textId="77777777" w:rsidR="002076A7" w:rsidRDefault="002076A7">
      <w:pPr>
        <w:pStyle w:val="11"/>
        <w:tabs>
          <w:tab w:val="right" w:leader="dot" w:pos="8290"/>
        </w:tabs>
        <w:rPr>
          <w:rFonts w:ascii="宋体" w:eastAsia="宋体" w:hAnsi="宋体"/>
        </w:rPr>
      </w:pPr>
    </w:p>
    <w:p w14:paraId="44791952" w14:textId="77777777" w:rsidR="002076A7" w:rsidRDefault="002076A7">
      <w:pPr>
        <w:pStyle w:val="11"/>
        <w:tabs>
          <w:tab w:val="right" w:leader="dot" w:pos="8290"/>
        </w:tabs>
        <w:rPr>
          <w:rFonts w:ascii="宋体" w:eastAsia="宋体" w:hAnsi="宋体"/>
        </w:rPr>
      </w:pPr>
    </w:p>
    <w:p w14:paraId="74CD3E3F" w14:textId="77777777" w:rsidR="002076A7" w:rsidRDefault="002076A7">
      <w:pPr>
        <w:pStyle w:val="11"/>
        <w:tabs>
          <w:tab w:val="right" w:leader="dot" w:pos="8290"/>
        </w:tabs>
        <w:rPr>
          <w:rFonts w:ascii="宋体" w:eastAsia="宋体" w:hAnsi="宋体"/>
        </w:rPr>
      </w:pPr>
    </w:p>
    <w:p w14:paraId="00D9E077" w14:textId="77777777" w:rsidR="002076A7" w:rsidRDefault="002076A7">
      <w:pPr>
        <w:pStyle w:val="11"/>
        <w:tabs>
          <w:tab w:val="right" w:leader="dot" w:pos="8290"/>
        </w:tabs>
        <w:rPr>
          <w:rFonts w:ascii="宋体" w:eastAsia="宋体" w:hAnsi="宋体"/>
        </w:rPr>
      </w:pPr>
    </w:p>
    <w:p w14:paraId="4184E629" w14:textId="77777777" w:rsidR="002076A7" w:rsidRDefault="002076A7">
      <w:pPr>
        <w:pStyle w:val="11"/>
        <w:tabs>
          <w:tab w:val="right" w:leader="dot" w:pos="8290"/>
        </w:tabs>
        <w:rPr>
          <w:rFonts w:ascii="宋体" w:eastAsia="宋体" w:hAnsi="宋体"/>
        </w:rPr>
      </w:pPr>
    </w:p>
    <w:p w14:paraId="227E7DD3" w14:textId="77777777" w:rsidR="002076A7" w:rsidRDefault="002076A7">
      <w:pPr>
        <w:pStyle w:val="11"/>
        <w:tabs>
          <w:tab w:val="right" w:leader="dot" w:pos="8290"/>
        </w:tabs>
        <w:rPr>
          <w:rFonts w:ascii="宋体" w:eastAsia="宋体" w:hAnsi="宋体"/>
        </w:rPr>
      </w:pPr>
    </w:p>
    <w:p w14:paraId="69ADDF2B" w14:textId="77777777" w:rsidR="002076A7" w:rsidRDefault="002076A7">
      <w:pPr>
        <w:pStyle w:val="11"/>
        <w:tabs>
          <w:tab w:val="right" w:leader="dot" w:pos="8290"/>
        </w:tabs>
        <w:rPr>
          <w:rFonts w:ascii="宋体" w:eastAsia="宋体" w:hAnsi="宋体"/>
        </w:rPr>
      </w:pPr>
    </w:p>
    <w:p w14:paraId="4E575474" w14:textId="77777777" w:rsidR="002076A7" w:rsidRDefault="002076A7">
      <w:pPr>
        <w:pStyle w:val="11"/>
        <w:tabs>
          <w:tab w:val="right" w:leader="dot" w:pos="8290"/>
        </w:tabs>
        <w:rPr>
          <w:rFonts w:ascii="宋体" w:eastAsia="宋体" w:hAnsi="宋体"/>
        </w:rPr>
      </w:pPr>
    </w:p>
    <w:p w14:paraId="074FCC32" w14:textId="77777777" w:rsidR="002076A7" w:rsidRDefault="002076A7">
      <w:pPr>
        <w:pStyle w:val="11"/>
        <w:tabs>
          <w:tab w:val="right" w:leader="dot" w:pos="8290"/>
        </w:tabs>
        <w:rPr>
          <w:rFonts w:ascii="宋体" w:eastAsia="宋体" w:hAnsi="宋体"/>
        </w:rPr>
      </w:pPr>
    </w:p>
    <w:p w14:paraId="1B595CC7" w14:textId="77777777" w:rsidR="002076A7" w:rsidRDefault="002076A7">
      <w:pPr>
        <w:pStyle w:val="11"/>
        <w:tabs>
          <w:tab w:val="right" w:leader="dot" w:pos="8290"/>
        </w:tabs>
        <w:rPr>
          <w:rFonts w:ascii="宋体" w:eastAsia="宋体" w:hAnsi="宋体"/>
        </w:rPr>
      </w:pPr>
    </w:p>
    <w:p w14:paraId="4E490420" w14:textId="77777777" w:rsidR="002076A7" w:rsidRDefault="002076A7">
      <w:pPr>
        <w:pStyle w:val="11"/>
        <w:tabs>
          <w:tab w:val="right" w:leader="dot" w:pos="8290"/>
        </w:tabs>
        <w:rPr>
          <w:rFonts w:ascii="宋体" w:eastAsia="宋体" w:hAnsi="宋体"/>
        </w:rPr>
      </w:pPr>
    </w:p>
    <w:p w14:paraId="6BF728C2" w14:textId="77777777" w:rsidR="002076A7" w:rsidRDefault="002076A7" w:rsidP="002076A7"/>
    <w:p w14:paraId="03E39E21" w14:textId="77777777" w:rsidR="002076A7" w:rsidRDefault="002076A7" w:rsidP="002076A7"/>
    <w:p w14:paraId="4E361102" w14:textId="77777777" w:rsidR="002076A7" w:rsidRDefault="002076A7" w:rsidP="002076A7"/>
    <w:p w14:paraId="0B375C56" w14:textId="77777777" w:rsidR="002076A7" w:rsidRDefault="002076A7" w:rsidP="002076A7"/>
    <w:p w14:paraId="65DE0437" w14:textId="77777777" w:rsidR="002076A7" w:rsidRDefault="002076A7" w:rsidP="002076A7"/>
    <w:p w14:paraId="11549BEF" w14:textId="77777777" w:rsidR="002076A7" w:rsidRDefault="002076A7" w:rsidP="002076A7"/>
    <w:p w14:paraId="75EECD27" w14:textId="77777777" w:rsidR="002076A7" w:rsidRDefault="002076A7" w:rsidP="002076A7"/>
    <w:p w14:paraId="65414D3F" w14:textId="77777777" w:rsidR="002076A7" w:rsidRDefault="002076A7" w:rsidP="002076A7"/>
    <w:p w14:paraId="153D624D" w14:textId="77777777" w:rsidR="002076A7" w:rsidRDefault="002076A7" w:rsidP="002076A7"/>
    <w:p w14:paraId="6EF0D37A" w14:textId="77777777" w:rsidR="002076A7" w:rsidRDefault="002076A7" w:rsidP="002076A7"/>
    <w:p w14:paraId="27EDCF4E" w14:textId="77777777" w:rsidR="002076A7" w:rsidRDefault="002076A7" w:rsidP="002076A7"/>
    <w:p w14:paraId="6936B109" w14:textId="77777777" w:rsidR="002076A7" w:rsidRDefault="002076A7" w:rsidP="002076A7"/>
    <w:p w14:paraId="5147C3DF" w14:textId="77777777" w:rsidR="002076A7" w:rsidRDefault="002076A7">
      <w:pPr>
        <w:pStyle w:val="11"/>
        <w:tabs>
          <w:tab w:val="right" w:leader="dot" w:pos="8290"/>
        </w:tabs>
        <w:rPr>
          <w:rFonts w:ascii="宋体" w:eastAsia="宋体" w:hAnsi="宋体"/>
        </w:rPr>
        <w:sectPr w:rsidR="002076A7" w:rsidSect="005432A3">
          <w:headerReference w:type="default" r:id="rId8"/>
          <w:footerReference w:type="even" r:id="rId9"/>
          <w:footerReference w:type="default" r:id="rId10"/>
          <w:footerReference w:type="first" r:id="rId11"/>
          <w:pgSz w:w="11900" w:h="16840"/>
          <w:pgMar w:top="1440" w:right="1800" w:bottom="1440" w:left="1800" w:header="851" w:footer="992" w:gutter="0"/>
          <w:cols w:space="425"/>
          <w:titlePg/>
          <w:docGrid w:type="lines" w:linePitch="326"/>
        </w:sectPr>
      </w:pPr>
    </w:p>
    <w:p w14:paraId="5099DE7B" w14:textId="77777777" w:rsidR="001758A9" w:rsidRDefault="001758A9">
      <w:pPr>
        <w:pStyle w:val="11"/>
        <w:tabs>
          <w:tab w:val="right" w:leader="dot" w:pos="8290"/>
        </w:tabs>
        <w:rPr>
          <w:rFonts w:eastAsiaTheme="minorEastAsia"/>
          <w:b w:val="0"/>
          <w:bCs w:val="0"/>
          <w:caps w:val="0"/>
          <w:noProof/>
          <w:sz w:val="24"/>
          <w:szCs w:val="24"/>
        </w:rPr>
      </w:pPr>
      <w:r>
        <w:rPr>
          <w:rFonts w:ascii="宋体" w:eastAsia="宋体" w:hAnsi="宋体"/>
        </w:rPr>
        <w:lastRenderedPageBreak/>
        <w:fldChar w:fldCharType="begin"/>
      </w:r>
      <w:r>
        <w:rPr>
          <w:rFonts w:ascii="宋体" w:eastAsia="宋体" w:hAnsi="宋体"/>
        </w:rPr>
        <w:instrText xml:space="preserve"> TOC \o "1-3" </w:instrText>
      </w:r>
      <w:r>
        <w:rPr>
          <w:rFonts w:ascii="宋体" w:eastAsia="宋体" w:hAnsi="宋体"/>
        </w:rPr>
        <w:fldChar w:fldCharType="separate"/>
      </w:r>
      <w:r>
        <w:rPr>
          <w:noProof/>
        </w:rPr>
        <w:t>1. 创业纲要</w:t>
      </w:r>
      <w:r>
        <w:rPr>
          <w:noProof/>
        </w:rPr>
        <w:tab/>
      </w:r>
      <w:r>
        <w:rPr>
          <w:noProof/>
        </w:rPr>
        <w:fldChar w:fldCharType="begin"/>
      </w:r>
      <w:r>
        <w:rPr>
          <w:noProof/>
        </w:rPr>
        <w:instrText xml:space="preserve"> PAGEREF _Toc507453130 \h </w:instrText>
      </w:r>
      <w:r>
        <w:rPr>
          <w:noProof/>
        </w:rPr>
      </w:r>
      <w:r>
        <w:rPr>
          <w:noProof/>
        </w:rPr>
        <w:fldChar w:fldCharType="separate"/>
      </w:r>
      <w:r>
        <w:rPr>
          <w:noProof/>
        </w:rPr>
        <w:t>1</w:t>
      </w:r>
      <w:r>
        <w:rPr>
          <w:noProof/>
        </w:rPr>
        <w:fldChar w:fldCharType="end"/>
      </w:r>
    </w:p>
    <w:p w14:paraId="39F901A1" w14:textId="77777777" w:rsidR="001758A9" w:rsidRDefault="001758A9">
      <w:pPr>
        <w:pStyle w:val="21"/>
        <w:tabs>
          <w:tab w:val="right" w:leader="dot" w:pos="8290"/>
        </w:tabs>
        <w:rPr>
          <w:rFonts w:eastAsiaTheme="minorEastAsia"/>
          <w:smallCaps w:val="0"/>
          <w:noProof/>
          <w:sz w:val="24"/>
          <w:szCs w:val="24"/>
        </w:rPr>
      </w:pPr>
      <w:r>
        <w:rPr>
          <w:noProof/>
        </w:rPr>
        <w:t>1.1 执行纲要</w:t>
      </w:r>
      <w:r>
        <w:rPr>
          <w:noProof/>
        </w:rPr>
        <w:tab/>
      </w:r>
      <w:r>
        <w:rPr>
          <w:noProof/>
        </w:rPr>
        <w:fldChar w:fldCharType="begin"/>
      </w:r>
      <w:r>
        <w:rPr>
          <w:noProof/>
        </w:rPr>
        <w:instrText xml:space="preserve"> PAGEREF _Toc507453131 \h </w:instrText>
      </w:r>
      <w:r>
        <w:rPr>
          <w:noProof/>
        </w:rPr>
      </w:r>
      <w:r>
        <w:rPr>
          <w:noProof/>
        </w:rPr>
        <w:fldChar w:fldCharType="separate"/>
      </w:r>
      <w:r>
        <w:rPr>
          <w:noProof/>
        </w:rPr>
        <w:t>1</w:t>
      </w:r>
      <w:r>
        <w:rPr>
          <w:noProof/>
        </w:rPr>
        <w:fldChar w:fldCharType="end"/>
      </w:r>
    </w:p>
    <w:p w14:paraId="20C05B60" w14:textId="77777777" w:rsidR="001758A9" w:rsidRDefault="001758A9">
      <w:pPr>
        <w:pStyle w:val="21"/>
        <w:tabs>
          <w:tab w:val="right" w:leader="dot" w:pos="8290"/>
        </w:tabs>
        <w:rPr>
          <w:rFonts w:eastAsiaTheme="minorEastAsia"/>
          <w:smallCaps w:val="0"/>
          <w:noProof/>
          <w:sz w:val="24"/>
          <w:szCs w:val="24"/>
        </w:rPr>
      </w:pPr>
      <w:r>
        <w:rPr>
          <w:noProof/>
        </w:rPr>
        <w:t>1.2 面临的市场机遇</w:t>
      </w:r>
      <w:r>
        <w:rPr>
          <w:noProof/>
        </w:rPr>
        <w:tab/>
      </w:r>
      <w:r>
        <w:rPr>
          <w:noProof/>
        </w:rPr>
        <w:fldChar w:fldCharType="begin"/>
      </w:r>
      <w:r>
        <w:rPr>
          <w:noProof/>
        </w:rPr>
        <w:instrText xml:space="preserve"> PAGEREF _Toc507453132 \h </w:instrText>
      </w:r>
      <w:r>
        <w:rPr>
          <w:noProof/>
        </w:rPr>
      </w:r>
      <w:r>
        <w:rPr>
          <w:noProof/>
        </w:rPr>
        <w:fldChar w:fldCharType="separate"/>
      </w:r>
      <w:r>
        <w:rPr>
          <w:noProof/>
        </w:rPr>
        <w:t>1</w:t>
      </w:r>
      <w:r>
        <w:rPr>
          <w:noProof/>
        </w:rPr>
        <w:fldChar w:fldCharType="end"/>
      </w:r>
    </w:p>
    <w:p w14:paraId="0E7E3C35" w14:textId="77777777" w:rsidR="001758A9" w:rsidRDefault="001758A9">
      <w:pPr>
        <w:pStyle w:val="21"/>
        <w:tabs>
          <w:tab w:val="right" w:leader="dot" w:pos="8290"/>
        </w:tabs>
        <w:rPr>
          <w:rFonts w:eastAsiaTheme="minorEastAsia"/>
          <w:smallCaps w:val="0"/>
          <w:noProof/>
          <w:sz w:val="24"/>
          <w:szCs w:val="24"/>
        </w:rPr>
      </w:pPr>
      <w:r>
        <w:rPr>
          <w:noProof/>
        </w:rPr>
        <w:t>1.3 经济状况和盈利能力预测</w:t>
      </w:r>
      <w:r>
        <w:rPr>
          <w:noProof/>
        </w:rPr>
        <w:tab/>
      </w:r>
      <w:r>
        <w:rPr>
          <w:noProof/>
        </w:rPr>
        <w:fldChar w:fldCharType="begin"/>
      </w:r>
      <w:r>
        <w:rPr>
          <w:noProof/>
        </w:rPr>
        <w:instrText xml:space="preserve"> PAGEREF _Toc507453133 \h </w:instrText>
      </w:r>
      <w:r>
        <w:rPr>
          <w:noProof/>
        </w:rPr>
      </w:r>
      <w:r>
        <w:rPr>
          <w:noProof/>
        </w:rPr>
        <w:fldChar w:fldCharType="separate"/>
      </w:r>
      <w:r>
        <w:rPr>
          <w:noProof/>
        </w:rPr>
        <w:t>2</w:t>
      </w:r>
      <w:r>
        <w:rPr>
          <w:noProof/>
        </w:rPr>
        <w:fldChar w:fldCharType="end"/>
      </w:r>
    </w:p>
    <w:p w14:paraId="1BD877ED" w14:textId="77777777" w:rsidR="001758A9" w:rsidRDefault="001758A9">
      <w:pPr>
        <w:pStyle w:val="21"/>
        <w:tabs>
          <w:tab w:val="right" w:leader="dot" w:pos="8290"/>
        </w:tabs>
        <w:rPr>
          <w:rFonts w:eastAsiaTheme="minorEastAsia"/>
          <w:smallCaps w:val="0"/>
          <w:noProof/>
          <w:sz w:val="24"/>
          <w:szCs w:val="24"/>
        </w:rPr>
      </w:pPr>
      <w:r>
        <w:rPr>
          <w:noProof/>
        </w:rPr>
        <w:t>1.4 创业团队概述</w:t>
      </w:r>
      <w:r>
        <w:rPr>
          <w:noProof/>
        </w:rPr>
        <w:tab/>
      </w:r>
      <w:r>
        <w:rPr>
          <w:noProof/>
        </w:rPr>
        <w:fldChar w:fldCharType="begin"/>
      </w:r>
      <w:r>
        <w:rPr>
          <w:noProof/>
        </w:rPr>
        <w:instrText xml:space="preserve"> PAGEREF _Toc507453134 \h </w:instrText>
      </w:r>
      <w:r>
        <w:rPr>
          <w:noProof/>
        </w:rPr>
      </w:r>
      <w:r>
        <w:rPr>
          <w:noProof/>
        </w:rPr>
        <w:fldChar w:fldCharType="separate"/>
      </w:r>
      <w:r>
        <w:rPr>
          <w:noProof/>
        </w:rPr>
        <w:t>2</w:t>
      </w:r>
      <w:r>
        <w:rPr>
          <w:noProof/>
        </w:rPr>
        <w:fldChar w:fldCharType="end"/>
      </w:r>
    </w:p>
    <w:p w14:paraId="5A7D7B30" w14:textId="77777777" w:rsidR="001758A9" w:rsidRDefault="001758A9">
      <w:pPr>
        <w:pStyle w:val="21"/>
        <w:tabs>
          <w:tab w:val="right" w:leader="dot" w:pos="8290"/>
        </w:tabs>
        <w:rPr>
          <w:rFonts w:eastAsiaTheme="minorEastAsia"/>
          <w:smallCaps w:val="0"/>
          <w:noProof/>
          <w:sz w:val="24"/>
          <w:szCs w:val="24"/>
        </w:rPr>
      </w:pPr>
      <w:r>
        <w:rPr>
          <w:noProof/>
        </w:rPr>
        <w:t>1.5 发展战略</w:t>
      </w:r>
      <w:r>
        <w:rPr>
          <w:noProof/>
        </w:rPr>
        <w:tab/>
      </w:r>
      <w:r>
        <w:rPr>
          <w:noProof/>
        </w:rPr>
        <w:fldChar w:fldCharType="begin"/>
      </w:r>
      <w:r>
        <w:rPr>
          <w:noProof/>
        </w:rPr>
        <w:instrText xml:space="preserve"> PAGEREF _Toc507453135 \h </w:instrText>
      </w:r>
      <w:r>
        <w:rPr>
          <w:noProof/>
        </w:rPr>
      </w:r>
      <w:r>
        <w:rPr>
          <w:noProof/>
        </w:rPr>
        <w:fldChar w:fldCharType="separate"/>
      </w:r>
      <w:r>
        <w:rPr>
          <w:noProof/>
        </w:rPr>
        <w:t>2</w:t>
      </w:r>
      <w:r>
        <w:rPr>
          <w:noProof/>
        </w:rPr>
        <w:fldChar w:fldCharType="end"/>
      </w:r>
    </w:p>
    <w:p w14:paraId="1AEBD434" w14:textId="77777777" w:rsidR="001758A9" w:rsidRDefault="001758A9">
      <w:pPr>
        <w:pStyle w:val="11"/>
        <w:tabs>
          <w:tab w:val="right" w:leader="dot" w:pos="8290"/>
        </w:tabs>
        <w:rPr>
          <w:rFonts w:eastAsiaTheme="minorEastAsia"/>
          <w:b w:val="0"/>
          <w:bCs w:val="0"/>
          <w:caps w:val="0"/>
          <w:noProof/>
          <w:sz w:val="24"/>
          <w:szCs w:val="24"/>
        </w:rPr>
      </w:pPr>
      <w:r>
        <w:rPr>
          <w:noProof/>
        </w:rPr>
        <w:t>2. 市场分析</w:t>
      </w:r>
      <w:r>
        <w:rPr>
          <w:noProof/>
        </w:rPr>
        <w:tab/>
      </w:r>
      <w:r>
        <w:rPr>
          <w:noProof/>
        </w:rPr>
        <w:fldChar w:fldCharType="begin"/>
      </w:r>
      <w:r>
        <w:rPr>
          <w:noProof/>
        </w:rPr>
        <w:instrText xml:space="preserve"> PAGEREF _Toc507453136 \h </w:instrText>
      </w:r>
      <w:r>
        <w:rPr>
          <w:noProof/>
        </w:rPr>
      </w:r>
      <w:r>
        <w:rPr>
          <w:noProof/>
        </w:rPr>
        <w:fldChar w:fldCharType="separate"/>
      </w:r>
      <w:r>
        <w:rPr>
          <w:noProof/>
        </w:rPr>
        <w:t>2</w:t>
      </w:r>
      <w:r>
        <w:rPr>
          <w:noProof/>
        </w:rPr>
        <w:fldChar w:fldCharType="end"/>
      </w:r>
    </w:p>
    <w:p w14:paraId="64389AB7" w14:textId="77777777" w:rsidR="001758A9" w:rsidRDefault="001758A9">
      <w:pPr>
        <w:pStyle w:val="21"/>
        <w:tabs>
          <w:tab w:val="right" w:leader="dot" w:pos="8290"/>
        </w:tabs>
        <w:rPr>
          <w:rFonts w:eastAsiaTheme="minorEastAsia"/>
          <w:smallCaps w:val="0"/>
          <w:noProof/>
          <w:sz w:val="24"/>
          <w:szCs w:val="24"/>
        </w:rPr>
      </w:pPr>
      <w:r>
        <w:rPr>
          <w:noProof/>
        </w:rPr>
        <w:t>2.1 知识共享经济宏观环境</w:t>
      </w:r>
      <w:r>
        <w:rPr>
          <w:noProof/>
        </w:rPr>
        <w:tab/>
      </w:r>
      <w:r>
        <w:rPr>
          <w:noProof/>
        </w:rPr>
        <w:fldChar w:fldCharType="begin"/>
      </w:r>
      <w:r>
        <w:rPr>
          <w:noProof/>
        </w:rPr>
        <w:instrText xml:space="preserve"> PAGEREF _Toc507453137 \h </w:instrText>
      </w:r>
      <w:r>
        <w:rPr>
          <w:noProof/>
        </w:rPr>
      </w:r>
      <w:r>
        <w:rPr>
          <w:noProof/>
        </w:rPr>
        <w:fldChar w:fldCharType="separate"/>
      </w:r>
      <w:r>
        <w:rPr>
          <w:noProof/>
        </w:rPr>
        <w:t>2</w:t>
      </w:r>
      <w:r>
        <w:rPr>
          <w:noProof/>
        </w:rPr>
        <w:fldChar w:fldCharType="end"/>
      </w:r>
    </w:p>
    <w:p w14:paraId="6A9457C9" w14:textId="77777777" w:rsidR="001758A9" w:rsidRDefault="001758A9">
      <w:pPr>
        <w:pStyle w:val="3"/>
        <w:tabs>
          <w:tab w:val="right" w:leader="dot" w:pos="8290"/>
        </w:tabs>
        <w:rPr>
          <w:rFonts w:eastAsiaTheme="minorEastAsia"/>
          <w:i w:val="0"/>
          <w:iCs w:val="0"/>
          <w:noProof/>
          <w:sz w:val="24"/>
          <w:szCs w:val="24"/>
        </w:rPr>
      </w:pPr>
      <w:r>
        <w:rPr>
          <w:noProof/>
        </w:rPr>
        <w:t>2.1.1概述</w:t>
      </w:r>
      <w:r>
        <w:rPr>
          <w:noProof/>
        </w:rPr>
        <w:tab/>
      </w:r>
      <w:r>
        <w:rPr>
          <w:noProof/>
        </w:rPr>
        <w:fldChar w:fldCharType="begin"/>
      </w:r>
      <w:r>
        <w:rPr>
          <w:noProof/>
        </w:rPr>
        <w:instrText xml:space="preserve"> PAGEREF _Toc507453138 \h </w:instrText>
      </w:r>
      <w:r>
        <w:rPr>
          <w:noProof/>
        </w:rPr>
      </w:r>
      <w:r>
        <w:rPr>
          <w:noProof/>
        </w:rPr>
        <w:fldChar w:fldCharType="separate"/>
      </w:r>
      <w:r>
        <w:rPr>
          <w:noProof/>
        </w:rPr>
        <w:t>2</w:t>
      </w:r>
      <w:r>
        <w:rPr>
          <w:noProof/>
        </w:rPr>
        <w:fldChar w:fldCharType="end"/>
      </w:r>
    </w:p>
    <w:p w14:paraId="57F8BD25" w14:textId="77777777" w:rsidR="001758A9" w:rsidRDefault="001758A9">
      <w:pPr>
        <w:pStyle w:val="3"/>
        <w:tabs>
          <w:tab w:val="right" w:leader="dot" w:pos="8290"/>
        </w:tabs>
        <w:rPr>
          <w:rFonts w:eastAsiaTheme="minorEastAsia"/>
          <w:i w:val="0"/>
          <w:iCs w:val="0"/>
          <w:noProof/>
          <w:sz w:val="24"/>
          <w:szCs w:val="24"/>
        </w:rPr>
      </w:pPr>
      <w:r>
        <w:rPr>
          <w:noProof/>
        </w:rPr>
        <w:t>2.1.2知识共享经济实现模式</w:t>
      </w:r>
      <w:r>
        <w:rPr>
          <w:noProof/>
        </w:rPr>
        <w:tab/>
      </w:r>
      <w:r>
        <w:rPr>
          <w:noProof/>
        </w:rPr>
        <w:fldChar w:fldCharType="begin"/>
      </w:r>
      <w:r>
        <w:rPr>
          <w:noProof/>
        </w:rPr>
        <w:instrText xml:space="preserve"> PAGEREF _Toc507453139 \h </w:instrText>
      </w:r>
      <w:r>
        <w:rPr>
          <w:noProof/>
        </w:rPr>
      </w:r>
      <w:r>
        <w:rPr>
          <w:noProof/>
        </w:rPr>
        <w:fldChar w:fldCharType="separate"/>
      </w:r>
      <w:r>
        <w:rPr>
          <w:noProof/>
        </w:rPr>
        <w:t>3</w:t>
      </w:r>
      <w:r>
        <w:rPr>
          <w:noProof/>
        </w:rPr>
        <w:fldChar w:fldCharType="end"/>
      </w:r>
    </w:p>
    <w:p w14:paraId="7C7D0955" w14:textId="77777777" w:rsidR="001758A9" w:rsidRDefault="001758A9">
      <w:pPr>
        <w:pStyle w:val="3"/>
        <w:tabs>
          <w:tab w:val="right" w:leader="dot" w:pos="8290"/>
        </w:tabs>
        <w:rPr>
          <w:rFonts w:eastAsiaTheme="minorEastAsia"/>
          <w:i w:val="0"/>
          <w:iCs w:val="0"/>
          <w:noProof/>
          <w:sz w:val="24"/>
          <w:szCs w:val="24"/>
        </w:rPr>
      </w:pPr>
      <w:r>
        <w:rPr>
          <w:noProof/>
        </w:rPr>
        <w:t>2.1.3知识共享经济的发展条件</w:t>
      </w:r>
      <w:r>
        <w:rPr>
          <w:noProof/>
        </w:rPr>
        <w:tab/>
      </w:r>
      <w:r>
        <w:rPr>
          <w:noProof/>
        </w:rPr>
        <w:fldChar w:fldCharType="begin"/>
      </w:r>
      <w:r>
        <w:rPr>
          <w:noProof/>
        </w:rPr>
        <w:instrText xml:space="preserve"> PAGEREF _Toc507453140 \h </w:instrText>
      </w:r>
      <w:r>
        <w:rPr>
          <w:noProof/>
        </w:rPr>
      </w:r>
      <w:r>
        <w:rPr>
          <w:noProof/>
        </w:rPr>
        <w:fldChar w:fldCharType="separate"/>
      </w:r>
      <w:r>
        <w:rPr>
          <w:noProof/>
        </w:rPr>
        <w:t>4</w:t>
      </w:r>
      <w:r>
        <w:rPr>
          <w:noProof/>
        </w:rPr>
        <w:fldChar w:fldCharType="end"/>
      </w:r>
    </w:p>
    <w:p w14:paraId="63DBFA5D" w14:textId="77777777" w:rsidR="001758A9" w:rsidRDefault="001758A9">
      <w:pPr>
        <w:pStyle w:val="21"/>
        <w:tabs>
          <w:tab w:val="right" w:leader="dot" w:pos="8290"/>
        </w:tabs>
        <w:rPr>
          <w:rFonts w:eastAsiaTheme="minorEastAsia"/>
          <w:smallCaps w:val="0"/>
          <w:noProof/>
          <w:sz w:val="24"/>
          <w:szCs w:val="24"/>
        </w:rPr>
      </w:pPr>
      <w:r>
        <w:rPr>
          <w:noProof/>
        </w:rPr>
        <w:t>2.2 用户需求</w:t>
      </w:r>
      <w:r>
        <w:rPr>
          <w:noProof/>
        </w:rPr>
        <w:tab/>
      </w:r>
      <w:r>
        <w:rPr>
          <w:noProof/>
        </w:rPr>
        <w:fldChar w:fldCharType="begin"/>
      </w:r>
      <w:r>
        <w:rPr>
          <w:noProof/>
        </w:rPr>
        <w:instrText xml:space="preserve"> PAGEREF _Toc507453141 \h </w:instrText>
      </w:r>
      <w:r>
        <w:rPr>
          <w:noProof/>
        </w:rPr>
      </w:r>
      <w:r>
        <w:rPr>
          <w:noProof/>
        </w:rPr>
        <w:fldChar w:fldCharType="separate"/>
      </w:r>
      <w:r>
        <w:rPr>
          <w:noProof/>
        </w:rPr>
        <w:t>5</w:t>
      </w:r>
      <w:r>
        <w:rPr>
          <w:noProof/>
        </w:rPr>
        <w:fldChar w:fldCharType="end"/>
      </w:r>
    </w:p>
    <w:p w14:paraId="09209EA0" w14:textId="77777777" w:rsidR="001758A9" w:rsidRDefault="001758A9">
      <w:pPr>
        <w:pStyle w:val="3"/>
        <w:tabs>
          <w:tab w:val="right" w:leader="dot" w:pos="8290"/>
        </w:tabs>
        <w:rPr>
          <w:rFonts w:eastAsiaTheme="minorEastAsia"/>
          <w:i w:val="0"/>
          <w:iCs w:val="0"/>
          <w:noProof/>
          <w:sz w:val="24"/>
          <w:szCs w:val="24"/>
        </w:rPr>
      </w:pPr>
      <w:r>
        <w:rPr>
          <w:noProof/>
        </w:rPr>
        <w:t>2.2.1 潜在用户分类及规模</w:t>
      </w:r>
      <w:r>
        <w:rPr>
          <w:noProof/>
        </w:rPr>
        <w:tab/>
      </w:r>
      <w:r>
        <w:rPr>
          <w:noProof/>
        </w:rPr>
        <w:fldChar w:fldCharType="begin"/>
      </w:r>
      <w:r>
        <w:rPr>
          <w:noProof/>
        </w:rPr>
        <w:instrText xml:space="preserve"> PAGEREF _Toc507453142 \h </w:instrText>
      </w:r>
      <w:r>
        <w:rPr>
          <w:noProof/>
        </w:rPr>
      </w:r>
      <w:r>
        <w:rPr>
          <w:noProof/>
        </w:rPr>
        <w:fldChar w:fldCharType="separate"/>
      </w:r>
      <w:r>
        <w:rPr>
          <w:noProof/>
        </w:rPr>
        <w:t>5</w:t>
      </w:r>
      <w:r>
        <w:rPr>
          <w:noProof/>
        </w:rPr>
        <w:fldChar w:fldCharType="end"/>
      </w:r>
    </w:p>
    <w:p w14:paraId="437215A0" w14:textId="77777777" w:rsidR="001758A9" w:rsidRDefault="001758A9">
      <w:pPr>
        <w:pStyle w:val="21"/>
        <w:tabs>
          <w:tab w:val="right" w:leader="dot" w:pos="8290"/>
        </w:tabs>
        <w:rPr>
          <w:rFonts w:eastAsiaTheme="minorEastAsia"/>
          <w:smallCaps w:val="0"/>
          <w:noProof/>
          <w:sz w:val="24"/>
          <w:szCs w:val="24"/>
        </w:rPr>
      </w:pPr>
      <w:r>
        <w:rPr>
          <w:noProof/>
        </w:rPr>
        <w:t>2.2 产品竞争优劣势分析</w:t>
      </w:r>
      <w:r>
        <w:rPr>
          <w:noProof/>
        </w:rPr>
        <w:tab/>
      </w:r>
      <w:r>
        <w:rPr>
          <w:noProof/>
        </w:rPr>
        <w:fldChar w:fldCharType="begin"/>
      </w:r>
      <w:r>
        <w:rPr>
          <w:noProof/>
        </w:rPr>
        <w:instrText xml:space="preserve"> PAGEREF _Toc507453143 \h </w:instrText>
      </w:r>
      <w:r>
        <w:rPr>
          <w:noProof/>
        </w:rPr>
      </w:r>
      <w:r>
        <w:rPr>
          <w:noProof/>
        </w:rPr>
        <w:fldChar w:fldCharType="separate"/>
      </w:r>
      <w:r>
        <w:rPr>
          <w:noProof/>
        </w:rPr>
        <w:t>9</w:t>
      </w:r>
      <w:r>
        <w:rPr>
          <w:noProof/>
        </w:rPr>
        <w:fldChar w:fldCharType="end"/>
      </w:r>
    </w:p>
    <w:p w14:paraId="0AB46921" w14:textId="77777777" w:rsidR="001758A9" w:rsidRDefault="001758A9">
      <w:pPr>
        <w:pStyle w:val="11"/>
        <w:tabs>
          <w:tab w:val="right" w:leader="dot" w:pos="8290"/>
        </w:tabs>
        <w:rPr>
          <w:rFonts w:eastAsiaTheme="minorEastAsia"/>
          <w:b w:val="0"/>
          <w:bCs w:val="0"/>
          <w:caps w:val="0"/>
          <w:noProof/>
          <w:sz w:val="24"/>
          <w:szCs w:val="24"/>
        </w:rPr>
      </w:pPr>
      <w:r>
        <w:rPr>
          <w:noProof/>
        </w:rPr>
        <w:t>3.产品及服务介绍</w:t>
      </w:r>
      <w:r>
        <w:rPr>
          <w:noProof/>
        </w:rPr>
        <w:tab/>
      </w:r>
      <w:r>
        <w:rPr>
          <w:noProof/>
        </w:rPr>
        <w:fldChar w:fldCharType="begin"/>
      </w:r>
      <w:r>
        <w:rPr>
          <w:noProof/>
        </w:rPr>
        <w:instrText xml:space="preserve"> PAGEREF _Toc507453144 \h </w:instrText>
      </w:r>
      <w:r>
        <w:rPr>
          <w:noProof/>
        </w:rPr>
      </w:r>
      <w:r>
        <w:rPr>
          <w:noProof/>
        </w:rPr>
        <w:fldChar w:fldCharType="separate"/>
      </w:r>
      <w:r>
        <w:rPr>
          <w:noProof/>
        </w:rPr>
        <w:t>10</w:t>
      </w:r>
      <w:r>
        <w:rPr>
          <w:noProof/>
        </w:rPr>
        <w:fldChar w:fldCharType="end"/>
      </w:r>
    </w:p>
    <w:p w14:paraId="4631CDD6" w14:textId="77777777" w:rsidR="001758A9" w:rsidRDefault="001758A9">
      <w:pPr>
        <w:pStyle w:val="21"/>
        <w:tabs>
          <w:tab w:val="right" w:leader="dot" w:pos="8290"/>
        </w:tabs>
        <w:rPr>
          <w:rFonts w:eastAsiaTheme="minorEastAsia"/>
          <w:smallCaps w:val="0"/>
          <w:noProof/>
          <w:sz w:val="24"/>
          <w:szCs w:val="24"/>
        </w:rPr>
      </w:pPr>
      <w:r>
        <w:rPr>
          <w:noProof/>
        </w:rPr>
        <w:t>3.1 网站端</w:t>
      </w:r>
      <w:r>
        <w:rPr>
          <w:noProof/>
        </w:rPr>
        <w:tab/>
      </w:r>
      <w:r>
        <w:rPr>
          <w:noProof/>
        </w:rPr>
        <w:fldChar w:fldCharType="begin"/>
      </w:r>
      <w:r>
        <w:rPr>
          <w:noProof/>
        </w:rPr>
        <w:instrText xml:space="preserve"> PAGEREF _Toc507453145 \h </w:instrText>
      </w:r>
      <w:r>
        <w:rPr>
          <w:noProof/>
        </w:rPr>
      </w:r>
      <w:r>
        <w:rPr>
          <w:noProof/>
        </w:rPr>
        <w:fldChar w:fldCharType="separate"/>
      </w:r>
      <w:r>
        <w:rPr>
          <w:noProof/>
        </w:rPr>
        <w:t>10</w:t>
      </w:r>
      <w:r>
        <w:rPr>
          <w:noProof/>
        </w:rPr>
        <w:fldChar w:fldCharType="end"/>
      </w:r>
    </w:p>
    <w:p w14:paraId="7FB26314" w14:textId="77777777" w:rsidR="001758A9" w:rsidRDefault="001758A9">
      <w:pPr>
        <w:pStyle w:val="3"/>
        <w:tabs>
          <w:tab w:val="right" w:leader="dot" w:pos="8290"/>
        </w:tabs>
        <w:rPr>
          <w:rFonts w:eastAsiaTheme="minorEastAsia"/>
          <w:i w:val="0"/>
          <w:iCs w:val="0"/>
          <w:noProof/>
          <w:sz w:val="24"/>
          <w:szCs w:val="24"/>
        </w:rPr>
      </w:pPr>
      <w:r>
        <w:rPr>
          <w:noProof/>
        </w:rPr>
        <w:t>3.1.1 架构与开发周期图</w:t>
      </w:r>
      <w:r>
        <w:rPr>
          <w:noProof/>
        </w:rPr>
        <w:tab/>
      </w:r>
      <w:r>
        <w:rPr>
          <w:noProof/>
        </w:rPr>
        <w:fldChar w:fldCharType="begin"/>
      </w:r>
      <w:r>
        <w:rPr>
          <w:noProof/>
        </w:rPr>
        <w:instrText xml:space="preserve"> PAGEREF _Toc507453146 \h </w:instrText>
      </w:r>
      <w:r>
        <w:rPr>
          <w:noProof/>
        </w:rPr>
      </w:r>
      <w:r>
        <w:rPr>
          <w:noProof/>
        </w:rPr>
        <w:fldChar w:fldCharType="separate"/>
      </w:r>
      <w:r>
        <w:rPr>
          <w:noProof/>
        </w:rPr>
        <w:t>10</w:t>
      </w:r>
      <w:r>
        <w:rPr>
          <w:noProof/>
        </w:rPr>
        <w:fldChar w:fldCharType="end"/>
      </w:r>
    </w:p>
    <w:p w14:paraId="798FFC62" w14:textId="77777777" w:rsidR="001758A9" w:rsidRDefault="001758A9">
      <w:pPr>
        <w:pStyle w:val="21"/>
        <w:tabs>
          <w:tab w:val="right" w:leader="dot" w:pos="8290"/>
        </w:tabs>
        <w:rPr>
          <w:rFonts w:eastAsiaTheme="minorEastAsia"/>
          <w:smallCaps w:val="0"/>
          <w:noProof/>
          <w:sz w:val="24"/>
          <w:szCs w:val="24"/>
        </w:rPr>
      </w:pPr>
      <w:r>
        <w:rPr>
          <w:noProof/>
        </w:rPr>
        <w:t>3.2核心功能介绍</w:t>
      </w:r>
      <w:r>
        <w:rPr>
          <w:noProof/>
        </w:rPr>
        <w:tab/>
      </w:r>
      <w:r>
        <w:rPr>
          <w:noProof/>
        </w:rPr>
        <w:fldChar w:fldCharType="begin"/>
      </w:r>
      <w:r>
        <w:rPr>
          <w:noProof/>
        </w:rPr>
        <w:instrText xml:space="preserve"> PAGEREF _Toc507453147 \h </w:instrText>
      </w:r>
      <w:r>
        <w:rPr>
          <w:noProof/>
        </w:rPr>
      </w:r>
      <w:r>
        <w:rPr>
          <w:noProof/>
        </w:rPr>
        <w:fldChar w:fldCharType="separate"/>
      </w:r>
      <w:r>
        <w:rPr>
          <w:noProof/>
        </w:rPr>
        <w:t>10</w:t>
      </w:r>
      <w:r>
        <w:rPr>
          <w:noProof/>
        </w:rPr>
        <w:fldChar w:fldCharType="end"/>
      </w:r>
    </w:p>
    <w:p w14:paraId="23D24133" w14:textId="77777777" w:rsidR="001758A9" w:rsidRDefault="001758A9">
      <w:pPr>
        <w:pStyle w:val="21"/>
        <w:tabs>
          <w:tab w:val="right" w:leader="dot" w:pos="8290"/>
        </w:tabs>
        <w:rPr>
          <w:rFonts w:eastAsiaTheme="minorEastAsia"/>
          <w:smallCaps w:val="0"/>
          <w:noProof/>
          <w:sz w:val="24"/>
          <w:szCs w:val="24"/>
        </w:rPr>
      </w:pPr>
      <w:r>
        <w:rPr>
          <w:noProof/>
        </w:rPr>
        <w:t>3.2 移动端</w:t>
      </w:r>
      <w:r>
        <w:rPr>
          <w:noProof/>
        </w:rPr>
        <w:tab/>
      </w:r>
      <w:r>
        <w:rPr>
          <w:noProof/>
        </w:rPr>
        <w:fldChar w:fldCharType="begin"/>
      </w:r>
      <w:r>
        <w:rPr>
          <w:noProof/>
        </w:rPr>
        <w:instrText xml:space="preserve"> PAGEREF _Toc507453148 \h </w:instrText>
      </w:r>
      <w:r>
        <w:rPr>
          <w:noProof/>
        </w:rPr>
      </w:r>
      <w:r>
        <w:rPr>
          <w:noProof/>
        </w:rPr>
        <w:fldChar w:fldCharType="separate"/>
      </w:r>
      <w:r>
        <w:rPr>
          <w:noProof/>
        </w:rPr>
        <w:t>14</w:t>
      </w:r>
      <w:r>
        <w:rPr>
          <w:noProof/>
        </w:rPr>
        <w:fldChar w:fldCharType="end"/>
      </w:r>
    </w:p>
    <w:p w14:paraId="541C1645" w14:textId="77777777" w:rsidR="001758A9" w:rsidRDefault="001758A9">
      <w:pPr>
        <w:pStyle w:val="21"/>
        <w:tabs>
          <w:tab w:val="right" w:leader="dot" w:pos="8290"/>
        </w:tabs>
        <w:rPr>
          <w:rFonts w:eastAsiaTheme="minorEastAsia"/>
          <w:smallCaps w:val="0"/>
          <w:noProof/>
          <w:sz w:val="24"/>
          <w:szCs w:val="24"/>
        </w:rPr>
      </w:pPr>
      <w:r>
        <w:rPr>
          <w:noProof/>
        </w:rPr>
        <w:t>3.3 营销策略</w:t>
      </w:r>
      <w:r>
        <w:rPr>
          <w:noProof/>
        </w:rPr>
        <w:tab/>
      </w:r>
      <w:r>
        <w:rPr>
          <w:noProof/>
        </w:rPr>
        <w:fldChar w:fldCharType="begin"/>
      </w:r>
      <w:r>
        <w:rPr>
          <w:noProof/>
        </w:rPr>
        <w:instrText xml:space="preserve"> PAGEREF _Toc507453149 \h </w:instrText>
      </w:r>
      <w:r>
        <w:rPr>
          <w:noProof/>
        </w:rPr>
      </w:r>
      <w:r>
        <w:rPr>
          <w:noProof/>
        </w:rPr>
        <w:fldChar w:fldCharType="separate"/>
      </w:r>
      <w:r>
        <w:rPr>
          <w:noProof/>
        </w:rPr>
        <w:t>21</w:t>
      </w:r>
      <w:r>
        <w:rPr>
          <w:noProof/>
        </w:rPr>
        <w:fldChar w:fldCharType="end"/>
      </w:r>
    </w:p>
    <w:p w14:paraId="548F3F9D" w14:textId="77777777" w:rsidR="001758A9" w:rsidRDefault="001758A9">
      <w:pPr>
        <w:pStyle w:val="11"/>
        <w:tabs>
          <w:tab w:val="right" w:leader="dot" w:pos="8290"/>
        </w:tabs>
        <w:rPr>
          <w:rFonts w:eastAsiaTheme="minorEastAsia"/>
          <w:b w:val="0"/>
          <w:bCs w:val="0"/>
          <w:caps w:val="0"/>
          <w:noProof/>
          <w:sz w:val="24"/>
          <w:szCs w:val="24"/>
        </w:rPr>
      </w:pPr>
      <w:r>
        <w:rPr>
          <w:noProof/>
        </w:rPr>
        <w:t>4.组织与管理</w:t>
      </w:r>
      <w:r>
        <w:rPr>
          <w:noProof/>
        </w:rPr>
        <w:tab/>
      </w:r>
      <w:r>
        <w:rPr>
          <w:noProof/>
        </w:rPr>
        <w:fldChar w:fldCharType="begin"/>
      </w:r>
      <w:r>
        <w:rPr>
          <w:noProof/>
        </w:rPr>
        <w:instrText xml:space="preserve"> PAGEREF _Toc507453150 \h </w:instrText>
      </w:r>
      <w:r>
        <w:rPr>
          <w:noProof/>
        </w:rPr>
      </w:r>
      <w:r>
        <w:rPr>
          <w:noProof/>
        </w:rPr>
        <w:fldChar w:fldCharType="separate"/>
      </w:r>
      <w:r>
        <w:rPr>
          <w:noProof/>
        </w:rPr>
        <w:t>21</w:t>
      </w:r>
      <w:r>
        <w:rPr>
          <w:noProof/>
        </w:rPr>
        <w:fldChar w:fldCharType="end"/>
      </w:r>
    </w:p>
    <w:p w14:paraId="16884F1E" w14:textId="77777777" w:rsidR="001758A9" w:rsidRDefault="001758A9">
      <w:pPr>
        <w:pStyle w:val="21"/>
        <w:tabs>
          <w:tab w:val="right" w:leader="dot" w:pos="8290"/>
        </w:tabs>
        <w:rPr>
          <w:rFonts w:eastAsiaTheme="minorEastAsia"/>
          <w:smallCaps w:val="0"/>
          <w:noProof/>
          <w:sz w:val="24"/>
          <w:szCs w:val="24"/>
        </w:rPr>
      </w:pPr>
      <w:r>
        <w:rPr>
          <w:noProof/>
        </w:rPr>
        <w:t>4.1 公司简介</w:t>
      </w:r>
      <w:r>
        <w:rPr>
          <w:noProof/>
        </w:rPr>
        <w:tab/>
      </w:r>
      <w:r>
        <w:rPr>
          <w:noProof/>
        </w:rPr>
        <w:fldChar w:fldCharType="begin"/>
      </w:r>
      <w:r>
        <w:rPr>
          <w:noProof/>
        </w:rPr>
        <w:instrText xml:space="preserve"> PAGEREF _Toc507453151 \h </w:instrText>
      </w:r>
      <w:r>
        <w:rPr>
          <w:noProof/>
        </w:rPr>
      </w:r>
      <w:r>
        <w:rPr>
          <w:noProof/>
        </w:rPr>
        <w:fldChar w:fldCharType="separate"/>
      </w:r>
      <w:r>
        <w:rPr>
          <w:noProof/>
        </w:rPr>
        <w:t>21</w:t>
      </w:r>
      <w:r>
        <w:rPr>
          <w:noProof/>
        </w:rPr>
        <w:fldChar w:fldCharType="end"/>
      </w:r>
    </w:p>
    <w:p w14:paraId="064FE6A7" w14:textId="77777777" w:rsidR="001758A9" w:rsidRDefault="001758A9">
      <w:pPr>
        <w:pStyle w:val="21"/>
        <w:tabs>
          <w:tab w:val="right" w:leader="dot" w:pos="8290"/>
        </w:tabs>
        <w:rPr>
          <w:rFonts w:eastAsiaTheme="minorEastAsia"/>
          <w:smallCaps w:val="0"/>
          <w:noProof/>
          <w:sz w:val="24"/>
          <w:szCs w:val="24"/>
        </w:rPr>
      </w:pPr>
      <w:r>
        <w:rPr>
          <w:noProof/>
        </w:rPr>
        <w:t>4.2 公司的核心价值观</w:t>
      </w:r>
      <w:r>
        <w:rPr>
          <w:noProof/>
        </w:rPr>
        <w:tab/>
      </w:r>
      <w:r>
        <w:rPr>
          <w:noProof/>
        </w:rPr>
        <w:fldChar w:fldCharType="begin"/>
      </w:r>
      <w:r>
        <w:rPr>
          <w:noProof/>
        </w:rPr>
        <w:instrText xml:space="preserve"> PAGEREF _Toc507453152 \h </w:instrText>
      </w:r>
      <w:r>
        <w:rPr>
          <w:noProof/>
        </w:rPr>
      </w:r>
      <w:r>
        <w:rPr>
          <w:noProof/>
        </w:rPr>
        <w:fldChar w:fldCharType="separate"/>
      </w:r>
      <w:r>
        <w:rPr>
          <w:noProof/>
        </w:rPr>
        <w:t>22</w:t>
      </w:r>
      <w:r>
        <w:rPr>
          <w:noProof/>
        </w:rPr>
        <w:fldChar w:fldCharType="end"/>
      </w:r>
    </w:p>
    <w:p w14:paraId="42504359" w14:textId="77777777" w:rsidR="001758A9" w:rsidRDefault="001758A9">
      <w:pPr>
        <w:pStyle w:val="21"/>
        <w:tabs>
          <w:tab w:val="right" w:leader="dot" w:pos="8290"/>
        </w:tabs>
        <w:rPr>
          <w:rFonts w:eastAsiaTheme="minorEastAsia"/>
          <w:smallCaps w:val="0"/>
          <w:noProof/>
          <w:sz w:val="24"/>
          <w:szCs w:val="24"/>
        </w:rPr>
      </w:pPr>
      <w:r>
        <w:rPr>
          <w:noProof/>
        </w:rPr>
        <w:t>4.3 公司的目标</w:t>
      </w:r>
      <w:r>
        <w:rPr>
          <w:noProof/>
        </w:rPr>
        <w:tab/>
      </w:r>
      <w:r>
        <w:rPr>
          <w:noProof/>
        </w:rPr>
        <w:fldChar w:fldCharType="begin"/>
      </w:r>
      <w:r>
        <w:rPr>
          <w:noProof/>
        </w:rPr>
        <w:instrText xml:space="preserve"> PAGEREF _Toc507453153 \h </w:instrText>
      </w:r>
      <w:r>
        <w:rPr>
          <w:noProof/>
        </w:rPr>
      </w:r>
      <w:r>
        <w:rPr>
          <w:noProof/>
        </w:rPr>
        <w:fldChar w:fldCharType="separate"/>
      </w:r>
      <w:r>
        <w:rPr>
          <w:noProof/>
        </w:rPr>
        <w:t>22</w:t>
      </w:r>
      <w:r>
        <w:rPr>
          <w:noProof/>
        </w:rPr>
        <w:fldChar w:fldCharType="end"/>
      </w:r>
    </w:p>
    <w:p w14:paraId="1C348D65" w14:textId="77777777" w:rsidR="001758A9" w:rsidRDefault="001758A9">
      <w:pPr>
        <w:pStyle w:val="21"/>
        <w:tabs>
          <w:tab w:val="right" w:leader="dot" w:pos="8290"/>
        </w:tabs>
        <w:rPr>
          <w:rFonts w:eastAsiaTheme="minorEastAsia"/>
          <w:smallCaps w:val="0"/>
          <w:noProof/>
          <w:sz w:val="24"/>
          <w:szCs w:val="24"/>
        </w:rPr>
      </w:pPr>
      <w:r>
        <w:rPr>
          <w:noProof/>
        </w:rPr>
        <w:t>4.4 公司的组织结构</w:t>
      </w:r>
      <w:r>
        <w:rPr>
          <w:noProof/>
        </w:rPr>
        <w:tab/>
      </w:r>
      <w:r>
        <w:rPr>
          <w:noProof/>
        </w:rPr>
        <w:fldChar w:fldCharType="begin"/>
      </w:r>
      <w:r>
        <w:rPr>
          <w:noProof/>
        </w:rPr>
        <w:instrText xml:space="preserve"> PAGEREF _Toc507453154 \h </w:instrText>
      </w:r>
      <w:r>
        <w:rPr>
          <w:noProof/>
        </w:rPr>
      </w:r>
      <w:r>
        <w:rPr>
          <w:noProof/>
        </w:rPr>
        <w:fldChar w:fldCharType="separate"/>
      </w:r>
      <w:r>
        <w:rPr>
          <w:noProof/>
        </w:rPr>
        <w:t>23</w:t>
      </w:r>
      <w:r>
        <w:rPr>
          <w:noProof/>
        </w:rPr>
        <w:fldChar w:fldCharType="end"/>
      </w:r>
    </w:p>
    <w:p w14:paraId="272109ED" w14:textId="77777777" w:rsidR="001758A9" w:rsidRDefault="001758A9">
      <w:pPr>
        <w:pStyle w:val="21"/>
        <w:tabs>
          <w:tab w:val="right" w:leader="dot" w:pos="8290"/>
        </w:tabs>
        <w:rPr>
          <w:rFonts w:eastAsiaTheme="minorEastAsia"/>
          <w:smallCaps w:val="0"/>
          <w:noProof/>
          <w:sz w:val="24"/>
          <w:szCs w:val="24"/>
        </w:rPr>
      </w:pPr>
      <w:r>
        <w:rPr>
          <w:noProof/>
        </w:rPr>
        <w:t>4.5 管理形式</w:t>
      </w:r>
      <w:r>
        <w:rPr>
          <w:noProof/>
        </w:rPr>
        <w:tab/>
      </w:r>
      <w:r>
        <w:rPr>
          <w:noProof/>
        </w:rPr>
        <w:fldChar w:fldCharType="begin"/>
      </w:r>
      <w:r>
        <w:rPr>
          <w:noProof/>
        </w:rPr>
        <w:instrText xml:space="preserve"> PAGEREF _Toc507453155 \h </w:instrText>
      </w:r>
      <w:r>
        <w:rPr>
          <w:noProof/>
        </w:rPr>
      </w:r>
      <w:r>
        <w:rPr>
          <w:noProof/>
        </w:rPr>
        <w:fldChar w:fldCharType="separate"/>
      </w:r>
      <w:r>
        <w:rPr>
          <w:noProof/>
        </w:rPr>
        <w:t>25</w:t>
      </w:r>
      <w:r>
        <w:rPr>
          <w:noProof/>
        </w:rPr>
        <w:fldChar w:fldCharType="end"/>
      </w:r>
    </w:p>
    <w:p w14:paraId="39867F59" w14:textId="77777777" w:rsidR="001758A9" w:rsidRDefault="001758A9">
      <w:pPr>
        <w:pStyle w:val="3"/>
        <w:tabs>
          <w:tab w:val="right" w:leader="dot" w:pos="8290"/>
        </w:tabs>
        <w:rPr>
          <w:rFonts w:eastAsiaTheme="minorEastAsia"/>
          <w:i w:val="0"/>
          <w:iCs w:val="0"/>
          <w:noProof/>
          <w:sz w:val="24"/>
          <w:szCs w:val="24"/>
        </w:rPr>
      </w:pPr>
      <w:r>
        <w:rPr>
          <w:noProof/>
        </w:rPr>
        <w:t>4.5.1管理团队和基本思想</w:t>
      </w:r>
      <w:r>
        <w:rPr>
          <w:noProof/>
        </w:rPr>
        <w:tab/>
      </w:r>
      <w:r>
        <w:rPr>
          <w:noProof/>
        </w:rPr>
        <w:fldChar w:fldCharType="begin"/>
      </w:r>
      <w:r>
        <w:rPr>
          <w:noProof/>
        </w:rPr>
        <w:instrText xml:space="preserve"> PAGEREF _Toc507453156 \h </w:instrText>
      </w:r>
      <w:r>
        <w:rPr>
          <w:noProof/>
        </w:rPr>
      </w:r>
      <w:r>
        <w:rPr>
          <w:noProof/>
        </w:rPr>
        <w:fldChar w:fldCharType="separate"/>
      </w:r>
      <w:r>
        <w:rPr>
          <w:noProof/>
        </w:rPr>
        <w:t>25</w:t>
      </w:r>
      <w:r>
        <w:rPr>
          <w:noProof/>
        </w:rPr>
        <w:fldChar w:fldCharType="end"/>
      </w:r>
    </w:p>
    <w:p w14:paraId="77D04049" w14:textId="77777777" w:rsidR="001758A9" w:rsidRDefault="001758A9">
      <w:pPr>
        <w:pStyle w:val="3"/>
        <w:tabs>
          <w:tab w:val="left" w:pos="960"/>
          <w:tab w:val="right" w:leader="dot" w:pos="8290"/>
        </w:tabs>
        <w:rPr>
          <w:rFonts w:eastAsiaTheme="minorEastAsia"/>
          <w:i w:val="0"/>
          <w:iCs w:val="0"/>
          <w:noProof/>
          <w:sz w:val="24"/>
          <w:szCs w:val="24"/>
        </w:rPr>
      </w:pPr>
      <w:r w:rsidRPr="001020BA">
        <w:rPr>
          <w:rFonts w:ascii="宋体" w:eastAsia="宋体" w:hAnsi="宋体"/>
          <w:noProof/>
        </w:rPr>
        <w:t>i)</w:t>
      </w:r>
      <w:r>
        <w:rPr>
          <w:rFonts w:eastAsiaTheme="minorEastAsia"/>
          <w:i w:val="0"/>
          <w:iCs w:val="0"/>
          <w:noProof/>
          <w:sz w:val="24"/>
          <w:szCs w:val="24"/>
        </w:rPr>
        <w:tab/>
      </w:r>
      <w:r w:rsidRPr="001020BA">
        <w:rPr>
          <w:rFonts w:ascii="宋体" w:eastAsia="宋体" w:hAnsi="宋体"/>
          <w:noProof/>
        </w:rPr>
        <w:t>管理思想</w:t>
      </w:r>
      <w:r>
        <w:rPr>
          <w:noProof/>
        </w:rPr>
        <w:tab/>
      </w:r>
      <w:r>
        <w:rPr>
          <w:noProof/>
        </w:rPr>
        <w:fldChar w:fldCharType="begin"/>
      </w:r>
      <w:r>
        <w:rPr>
          <w:noProof/>
        </w:rPr>
        <w:instrText xml:space="preserve"> PAGEREF _Toc507453157 \h </w:instrText>
      </w:r>
      <w:r>
        <w:rPr>
          <w:noProof/>
        </w:rPr>
      </w:r>
      <w:r>
        <w:rPr>
          <w:noProof/>
        </w:rPr>
        <w:fldChar w:fldCharType="separate"/>
      </w:r>
      <w:r>
        <w:rPr>
          <w:noProof/>
        </w:rPr>
        <w:t>25</w:t>
      </w:r>
      <w:r>
        <w:rPr>
          <w:noProof/>
        </w:rPr>
        <w:fldChar w:fldCharType="end"/>
      </w:r>
    </w:p>
    <w:p w14:paraId="0B3F314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w:t>
      </w:r>
      <w:r>
        <w:rPr>
          <w:rFonts w:eastAsiaTheme="minorEastAsia"/>
          <w:i w:val="0"/>
          <w:iCs w:val="0"/>
          <w:noProof/>
          <w:sz w:val="24"/>
          <w:szCs w:val="24"/>
        </w:rPr>
        <w:tab/>
      </w:r>
      <w:r w:rsidRPr="001020BA">
        <w:rPr>
          <w:rFonts w:ascii="宋体" w:eastAsia="宋体" w:hAnsi="宋体"/>
          <w:noProof/>
        </w:rPr>
        <w:t>管理决策</w:t>
      </w:r>
      <w:r>
        <w:rPr>
          <w:noProof/>
        </w:rPr>
        <w:tab/>
      </w:r>
      <w:r>
        <w:rPr>
          <w:noProof/>
        </w:rPr>
        <w:fldChar w:fldCharType="begin"/>
      </w:r>
      <w:r>
        <w:rPr>
          <w:noProof/>
        </w:rPr>
        <w:instrText xml:space="preserve"> PAGEREF _Toc507453158 \h </w:instrText>
      </w:r>
      <w:r>
        <w:rPr>
          <w:noProof/>
        </w:rPr>
      </w:r>
      <w:r>
        <w:rPr>
          <w:noProof/>
        </w:rPr>
        <w:fldChar w:fldCharType="separate"/>
      </w:r>
      <w:r>
        <w:rPr>
          <w:noProof/>
        </w:rPr>
        <w:t>26</w:t>
      </w:r>
      <w:r>
        <w:rPr>
          <w:noProof/>
        </w:rPr>
        <w:fldChar w:fldCharType="end"/>
      </w:r>
    </w:p>
    <w:p w14:paraId="12511A2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iii)</w:t>
      </w:r>
      <w:r>
        <w:rPr>
          <w:rFonts w:eastAsiaTheme="minorEastAsia"/>
          <w:i w:val="0"/>
          <w:iCs w:val="0"/>
          <w:noProof/>
          <w:sz w:val="24"/>
          <w:szCs w:val="24"/>
        </w:rPr>
        <w:tab/>
      </w:r>
      <w:r w:rsidRPr="001020BA">
        <w:rPr>
          <w:rFonts w:ascii="宋体" w:eastAsia="宋体" w:hAnsi="宋体"/>
          <w:noProof/>
        </w:rPr>
        <w:t>管理理念</w:t>
      </w:r>
      <w:r>
        <w:rPr>
          <w:noProof/>
        </w:rPr>
        <w:tab/>
      </w:r>
      <w:r>
        <w:rPr>
          <w:noProof/>
        </w:rPr>
        <w:fldChar w:fldCharType="begin"/>
      </w:r>
      <w:r>
        <w:rPr>
          <w:noProof/>
        </w:rPr>
        <w:instrText xml:space="preserve"> PAGEREF _Toc507453159 \h </w:instrText>
      </w:r>
      <w:r>
        <w:rPr>
          <w:noProof/>
        </w:rPr>
      </w:r>
      <w:r>
        <w:rPr>
          <w:noProof/>
        </w:rPr>
        <w:fldChar w:fldCharType="separate"/>
      </w:r>
      <w:r>
        <w:rPr>
          <w:noProof/>
        </w:rPr>
        <w:t>26</w:t>
      </w:r>
      <w:r>
        <w:rPr>
          <w:noProof/>
        </w:rPr>
        <w:fldChar w:fldCharType="end"/>
      </w:r>
    </w:p>
    <w:p w14:paraId="4C64081A" w14:textId="77777777" w:rsidR="001758A9" w:rsidRDefault="001758A9">
      <w:pPr>
        <w:pStyle w:val="3"/>
        <w:tabs>
          <w:tab w:val="right" w:leader="dot" w:pos="8290"/>
        </w:tabs>
        <w:rPr>
          <w:rFonts w:eastAsiaTheme="minorEastAsia"/>
          <w:i w:val="0"/>
          <w:iCs w:val="0"/>
          <w:noProof/>
          <w:sz w:val="24"/>
          <w:szCs w:val="24"/>
        </w:rPr>
      </w:pPr>
      <w:r>
        <w:rPr>
          <w:noProof/>
        </w:rPr>
        <w:t>4.5.2 岗位说明书</w:t>
      </w:r>
      <w:r>
        <w:rPr>
          <w:noProof/>
        </w:rPr>
        <w:tab/>
      </w:r>
      <w:r>
        <w:rPr>
          <w:noProof/>
        </w:rPr>
        <w:fldChar w:fldCharType="begin"/>
      </w:r>
      <w:r>
        <w:rPr>
          <w:noProof/>
        </w:rPr>
        <w:instrText xml:space="preserve"> PAGEREF _Toc507453160 \h </w:instrText>
      </w:r>
      <w:r>
        <w:rPr>
          <w:noProof/>
        </w:rPr>
      </w:r>
      <w:r>
        <w:rPr>
          <w:noProof/>
        </w:rPr>
        <w:fldChar w:fldCharType="separate"/>
      </w:r>
      <w:r>
        <w:rPr>
          <w:noProof/>
        </w:rPr>
        <w:t>26</w:t>
      </w:r>
      <w:r>
        <w:rPr>
          <w:noProof/>
        </w:rPr>
        <w:fldChar w:fldCharType="end"/>
      </w:r>
    </w:p>
    <w:p w14:paraId="3497BC6A" w14:textId="77777777" w:rsidR="001758A9" w:rsidRDefault="001758A9">
      <w:pPr>
        <w:pStyle w:val="3"/>
        <w:tabs>
          <w:tab w:val="right" w:leader="dot" w:pos="8290"/>
        </w:tabs>
        <w:rPr>
          <w:rFonts w:eastAsiaTheme="minorEastAsia"/>
          <w:i w:val="0"/>
          <w:iCs w:val="0"/>
          <w:noProof/>
          <w:sz w:val="24"/>
          <w:szCs w:val="24"/>
        </w:rPr>
      </w:pPr>
      <w:r>
        <w:rPr>
          <w:noProof/>
        </w:rPr>
        <w:t>4.5.3 公司的规章制度</w:t>
      </w:r>
      <w:r>
        <w:rPr>
          <w:noProof/>
        </w:rPr>
        <w:tab/>
      </w:r>
      <w:r>
        <w:rPr>
          <w:noProof/>
        </w:rPr>
        <w:fldChar w:fldCharType="begin"/>
      </w:r>
      <w:r>
        <w:rPr>
          <w:noProof/>
        </w:rPr>
        <w:instrText xml:space="preserve"> PAGEREF _Toc507453161 \h </w:instrText>
      </w:r>
      <w:r>
        <w:rPr>
          <w:noProof/>
        </w:rPr>
      </w:r>
      <w:r>
        <w:rPr>
          <w:noProof/>
        </w:rPr>
        <w:fldChar w:fldCharType="separate"/>
      </w:r>
      <w:r>
        <w:rPr>
          <w:noProof/>
        </w:rPr>
        <w:t>27</w:t>
      </w:r>
      <w:r>
        <w:rPr>
          <w:noProof/>
        </w:rPr>
        <w:fldChar w:fldCharType="end"/>
      </w:r>
    </w:p>
    <w:p w14:paraId="3C2408B9" w14:textId="77777777" w:rsidR="001758A9" w:rsidRDefault="001758A9">
      <w:pPr>
        <w:pStyle w:val="21"/>
        <w:tabs>
          <w:tab w:val="right" w:leader="dot" w:pos="8290"/>
        </w:tabs>
        <w:rPr>
          <w:rFonts w:eastAsiaTheme="minorEastAsia"/>
          <w:smallCaps w:val="0"/>
          <w:noProof/>
          <w:sz w:val="24"/>
          <w:szCs w:val="24"/>
        </w:rPr>
      </w:pPr>
      <w:r>
        <w:rPr>
          <w:noProof/>
        </w:rPr>
        <w:t>4.6 人力资源政策</w:t>
      </w:r>
      <w:r>
        <w:rPr>
          <w:noProof/>
        </w:rPr>
        <w:tab/>
      </w:r>
      <w:r>
        <w:rPr>
          <w:noProof/>
        </w:rPr>
        <w:fldChar w:fldCharType="begin"/>
      </w:r>
      <w:r>
        <w:rPr>
          <w:noProof/>
        </w:rPr>
        <w:instrText xml:space="preserve"> PAGEREF _Toc507453162 \h </w:instrText>
      </w:r>
      <w:r>
        <w:rPr>
          <w:noProof/>
        </w:rPr>
      </w:r>
      <w:r>
        <w:rPr>
          <w:noProof/>
        </w:rPr>
        <w:fldChar w:fldCharType="separate"/>
      </w:r>
      <w:r>
        <w:rPr>
          <w:noProof/>
        </w:rPr>
        <w:t>27</w:t>
      </w:r>
      <w:r>
        <w:rPr>
          <w:noProof/>
        </w:rPr>
        <w:fldChar w:fldCharType="end"/>
      </w:r>
    </w:p>
    <w:p w14:paraId="4D6F6F5B" w14:textId="77777777" w:rsidR="001758A9" w:rsidRDefault="001758A9">
      <w:pPr>
        <w:pStyle w:val="11"/>
        <w:tabs>
          <w:tab w:val="right" w:leader="dot" w:pos="8290"/>
        </w:tabs>
        <w:rPr>
          <w:rFonts w:eastAsiaTheme="minorEastAsia"/>
          <w:b w:val="0"/>
          <w:bCs w:val="0"/>
          <w:caps w:val="0"/>
          <w:noProof/>
          <w:sz w:val="24"/>
          <w:szCs w:val="24"/>
        </w:rPr>
      </w:pPr>
      <w:r>
        <w:rPr>
          <w:noProof/>
        </w:rPr>
        <w:t>6.市场营销</w:t>
      </w:r>
      <w:r>
        <w:rPr>
          <w:noProof/>
        </w:rPr>
        <w:tab/>
      </w:r>
      <w:r>
        <w:rPr>
          <w:noProof/>
        </w:rPr>
        <w:fldChar w:fldCharType="begin"/>
      </w:r>
      <w:r>
        <w:rPr>
          <w:noProof/>
        </w:rPr>
        <w:instrText xml:space="preserve"> PAGEREF _Toc507453163 \h </w:instrText>
      </w:r>
      <w:r>
        <w:rPr>
          <w:noProof/>
        </w:rPr>
      </w:r>
      <w:r>
        <w:rPr>
          <w:noProof/>
        </w:rPr>
        <w:fldChar w:fldCharType="separate"/>
      </w:r>
      <w:r>
        <w:rPr>
          <w:noProof/>
        </w:rPr>
        <w:t>28</w:t>
      </w:r>
      <w:r>
        <w:rPr>
          <w:noProof/>
        </w:rPr>
        <w:fldChar w:fldCharType="end"/>
      </w:r>
    </w:p>
    <w:p w14:paraId="470FE135" w14:textId="77777777" w:rsidR="001758A9" w:rsidRDefault="001758A9">
      <w:pPr>
        <w:pStyle w:val="21"/>
        <w:tabs>
          <w:tab w:val="right" w:leader="dot" w:pos="8290"/>
        </w:tabs>
        <w:rPr>
          <w:rFonts w:eastAsiaTheme="minorEastAsia"/>
          <w:smallCaps w:val="0"/>
          <w:noProof/>
          <w:sz w:val="24"/>
          <w:szCs w:val="24"/>
        </w:rPr>
      </w:pPr>
      <w:r>
        <w:rPr>
          <w:noProof/>
        </w:rPr>
        <w:t>6.1营销计划</w:t>
      </w:r>
      <w:r>
        <w:rPr>
          <w:noProof/>
        </w:rPr>
        <w:tab/>
      </w:r>
      <w:r>
        <w:rPr>
          <w:noProof/>
        </w:rPr>
        <w:fldChar w:fldCharType="begin"/>
      </w:r>
      <w:r>
        <w:rPr>
          <w:noProof/>
        </w:rPr>
        <w:instrText xml:space="preserve"> PAGEREF _Toc507453164 \h </w:instrText>
      </w:r>
      <w:r>
        <w:rPr>
          <w:noProof/>
        </w:rPr>
      </w:r>
      <w:r>
        <w:rPr>
          <w:noProof/>
        </w:rPr>
        <w:fldChar w:fldCharType="separate"/>
      </w:r>
      <w:r>
        <w:rPr>
          <w:noProof/>
        </w:rPr>
        <w:t>28</w:t>
      </w:r>
      <w:r>
        <w:rPr>
          <w:noProof/>
        </w:rPr>
        <w:fldChar w:fldCharType="end"/>
      </w:r>
    </w:p>
    <w:p w14:paraId="473F7E5A" w14:textId="77777777" w:rsidR="001758A9" w:rsidRDefault="001758A9">
      <w:pPr>
        <w:pStyle w:val="3"/>
        <w:tabs>
          <w:tab w:val="right" w:leader="dot" w:pos="8290"/>
        </w:tabs>
        <w:rPr>
          <w:rFonts w:eastAsiaTheme="minorEastAsia"/>
          <w:i w:val="0"/>
          <w:iCs w:val="0"/>
          <w:noProof/>
          <w:sz w:val="24"/>
          <w:szCs w:val="24"/>
        </w:rPr>
      </w:pPr>
      <w:r>
        <w:rPr>
          <w:noProof/>
        </w:rPr>
        <w:t>6.1.1市场进入阶段（1-2年）</w:t>
      </w:r>
      <w:r>
        <w:rPr>
          <w:noProof/>
        </w:rPr>
        <w:tab/>
      </w:r>
      <w:r>
        <w:rPr>
          <w:noProof/>
        </w:rPr>
        <w:fldChar w:fldCharType="begin"/>
      </w:r>
      <w:r>
        <w:rPr>
          <w:noProof/>
        </w:rPr>
        <w:instrText xml:space="preserve"> PAGEREF _Toc507453165 \h </w:instrText>
      </w:r>
      <w:r>
        <w:rPr>
          <w:noProof/>
        </w:rPr>
      </w:r>
      <w:r>
        <w:rPr>
          <w:noProof/>
        </w:rPr>
        <w:fldChar w:fldCharType="separate"/>
      </w:r>
      <w:r>
        <w:rPr>
          <w:noProof/>
        </w:rPr>
        <w:t>28</w:t>
      </w:r>
      <w:r>
        <w:rPr>
          <w:noProof/>
        </w:rPr>
        <w:fldChar w:fldCharType="end"/>
      </w:r>
    </w:p>
    <w:p w14:paraId="69DF2333" w14:textId="77777777" w:rsidR="001758A9" w:rsidRDefault="001758A9">
      <w:pPr>
        <w:pStyle w:val="3"/>
        <w:tabs>
          <w:tab w:val="right" w:leader="dot" w:pos="8290"/>
        </w:tabs>
        <w:rPr>
          <w:rFonts w:eastAsiaTheme="minorEastAsia"/>
          <w:i w:val="0"/>
          <w:iCs w:val="0"/>
          <w:noProof/>
          <w:sz w:val="24"/>
          <w:szCs w:val="24"/>
        </w:rPr>
      </w:pPr>
      <w:r>
        <w:rPr>
          <w:noProof/>
        </w:rPr>
        <w:t>6.1.2市场成长阶段（3-5年）</w:t>
      </w:r>
      <w:r>
        <w:rPr>
          <w:noProof/>
        </w:rPr>
        <w:tab/>
      </w:r>
      <w:r>
        <w:rPr>
          <w:noProof/>
        </w:rPr>
        <w:fldChar w:fldCharType="begin"/>
      </w:r>
      <w:r>
        <w:rPr>
          <w:noProof/>
        </w:rPr>
        <w:instrText xml:space="preserve"> PAGEREF _Toc507453166 \h </w:instrText>
      </w:r>
      <w:r>
        <w:rPr>
          <w:noProof/>
        </w:rPr>
      </w:r>
      <w:r>
        <w:rPr>
          <w:noProof/>
        </w:rPr>
        <w:fldChar w:fldCharType="separate"/>
      </w:r>
      <w:r>
        <w:rPr>
          <w:noProof/>
        </w:rPr>
        <w:t>30</w:t>
      </w:r>
      <w:r>
        <w:rPr>
          <w:noProof/>
        </w:rPr>
        <w:fldChar w:fldCharType="end"/>
      </w:r>
    </w:p>
    <w:p w14:paraId="305659EF" w14:textId="77777777" w:rsidR="001758A9" w:rsidRDefault="001758A9">
      <w:pPr>
        <w:pStyle w:val="3"/>
        <w:tabs>
          <w:tab w:val="right" w:leader="dot" w:pos="8290"/>
        </w:tabs>
        <w:rPr>
          <w:rFonts w:eastAsiaTheme="minorEastAsia"/>
          <w:i w:val="0"/>
          <w:iCs w:val="0"/>
          <w:noProof/>
          <w:sz w:val="24"/>
          <w:szCs w:val="24"/>
        </w:rPr>
      </w:pPr>
      <w:r>
        <w:rPr>
          <w:noProof/>
        </w:rPr>
        <w:t>6.1.3长期发展目标（5-10年）</w:t>
      </w:r>
      <w:r>
        <w:rPr>
          <w:noProof/>
        </w:rPr>
        <w:tab/>
      </w:r>
      <w:r>
        <w:rPr>
          <w:noProof/>
        </w:rPr>
        <w:fldChar w:fldCharType="begin"/>
      </w:r>
      <w:r>
        <w:rPr>
          <w:noProof/>
        </w:rPr>
        <w:instrText xml:space="preserve"> PAGEREF _Toc507453167 \h </w:instrText>
      </w:r>
      <w:r>
        <w:rPr>
          <w:noProof/>
        </w:rPr>
      </w:r>
      <w:r>
        <w:rPr>
          <w:noProof/>
        </w:rPr>
        <w:fldChar w:fldCharType="separate"/>
      </w:r>
      <w:r>
        <w:rPr>
          <w:noProof/>
        </w:rPr>
        <w:t>31</w:t>
      </w:r>
      <w:r>
        <w:rPr>
          <w:noProof/>
        </w:rPr>
        <w:fldChar w:fldCharType="end"/>
      </w:r>
    </w:p>
    <w:p w14:paraId="7BC4E9B5" w14:textId="77777777" w:rsidR="001758A9" w:rsidRDefault="001758A9">
      <w:pPr>
        <w:pStyle w:val="11"/>
        <w:tabs>
          <w:tab w:val="right" w:leader="dot" w:pos="8290"/>
        </w:tabs>
        <w:rPr>
          <w:rFonts w:eastAsiaTheme="minorEastAsia"/>
          <w:b w:val="0"/>
          <w:bCs w:val="0"/>
          <w:caps w:val="0"/>
          <w:noProof/>
          <w:sz w:val="24"/>
          <w:szCs w:val="24"/>
        </w:rPr>
      </w:pPr>
      <w:r>
        <w:rPr>
          <w:noProof/>
        </w:rPr>
        <w:t>7．团队战略</w:t>
      </w:r>
      <w:r>
        <w:rPr>
          <w:noProof/>
        </w:rPr>
        <w:tab/>
      </w:r>
      <w:r>
        <w:rPr>
          <w:noProof/>
        </w:rPr>
        <w:fldChar w:fldCharType="begin"/>
      </w:r>
      <w:r>
        <w:rPr>
          <w:noProof/>
        </w:rPr>
        <w:instrText xml:space="preserve"> PAGEREF _Toc507453168 \h </w:instrText>
      </w:r>
      <w:r>
        <w:rPr>
          <w:noProof/>
        </w:rPr>
      </w:r>
      <w:r>
        <w:rPr>
          <w:noProof/>
        </w:rPr>
        <w:fldChar w:fldCharType="separate"/>
      </w:r>
      <w:r>
        <w:rPr>
          <w:noProof/>
        </w:rPr>
        <w:t>31</w:t>
      </w:r>
      <w:r>
        <w:rPr>
          <w:noProof/>
        </w:rPr>
        <w:fldChar w:fldCharType="end"/>
      </w:r>
    </w:p>
    <w:p w14:paraId="4C46B452" w14:textId="77777777" w:rsidR="001758A9" w:rsidRDefault="001758A9">
      <w:pPr>
        <w:pStyle w:val="21"/>
        <w:tabs>
          <w:tab w:val="right" w:leader="dot" w:pos="8290"/>
        </w:tabs>
        <w:rPr>
          <w:rFonts w:eastAsiaTheme="minorEastAsia"/>
          <w:smallCaps w:val="0"/>
          <w:noProof/>
          <w:sz w:val="24"/>
          <w:szCs w:val="24"/>
        </w:rPr>
      </w:pPr>
      <w:r>
        <w:rPr>
          <w:noProof/>
        </w:rPr>
        <w:t>7.1 总体战略</w:t>
      </w:r>
      <w:r>
        <w:rPr>
          <w:noProof/>
        </w:rPr>
        <w:tab/>
      </w:r>
      <w:r>
        <w:rPr>
          <w:noProof/>
        </w:rPr>
        <w:fldChar w:fldCharType="begin"/>
      </w:r>
      <w:r>
        <w:rPr>
          <w:noProof/>
        </w:rPr>
        <w:instrText xml:space="preserve"> PAGEREF _Toc507453169 \h </w:instrText>
      </w:r>
      <w:r>
        <w:rPr>
          <w:noProof/>
        </w:rPr>
      </w:r>
      <w:r>
        <w:rPr>
          <w:noProof/>
        </w:rPr>
        <w:fldChar w:fldCharType="separate"/>
      </w:r>
      <w:r>
        <w:rPr>
          <w:noProof/>
        </w:rPr>
        <w:t>31</w:t>
      </w:r>
      <w:r>
        <w:rPr>
          <w:noProof/>
        </w:rPr>
        <w:fldChar w:fldCharType="end"/>
      </w:r>
    </w:p>
    <w:p w14:paraId="4F809976" w14:textId="77777777" w:rsidR="001758A9" w:rsidRDefault="001758A9">
      <w:pPr>
        <w:pStyle w:val="21"/>
        <w:tabs>
          <w:tab w:val="right" w:leader="dot" w:pos="8290"/>
        </w:tabs>
        <w:rPr>
          <w:rFonts w:eastAsiaTheme="minorEastAsia"/>
          <w:smallCaps w:val="0"/>
          <w:noProof/>
          <w:sz w:val="24"/>
          <w:szCs w:val="24"/>
        </w:rPr>
      </w:pPr>
      <w:r>
        <w:rPr>
          <w:noProof/>
        </w:rPr>
        <w:t>7.2 发展战略</w:t>
      </w:r>
      <w:r>
        <w:rPr>
          <w:noProof/>
        </w:rPr>
        <w:tab/>
      </w:r>
      <w:r>
        <w:rPr>
          <w:noProof/>
        </w:rPr>
        <w:fldChar w:fldCharType="begin"/>
      </w:r>
      <w:r>
        <w:rPr>
          <w:noProof/>
        </w:rPr>
        <w:instrText xml:space="preserve"> PAGEREF _Toc507453170 \h </w:instrText>
      </w:r>
      <w:r>
        <w:rPr>
          <w:noProof/>
        </w:rPr>
      </w:r>
      <w:r>
        <w:rPr>
          <w:noProof/>
        </w:rPr>
        <w:fldChar w:fldCharType="separate"/>
      </w:r>
      <w:r>
        <w:rPr>
          <w:noProof/>
        </w:rPr>
        <w:t>31</w:t>
      </w:r>
      <w:r>
        <w:rPr>
          <w:noProof/>
        </w:rPr>
        <w:fldChar w:fldCharType="end"/>
      </w:r>
    </w:p>
    <w:p w14:paraId="138C1E62" w14:textId="77777777" w:rsidR="001758A9" w:rsidRDefault="001758A9">
      <w:pPr>
        <w:pStyle w:val="3"/>
        <w:tabs>
          <w:tab w:val="right" w:leader="dot" w:pos="8290"/>
        </w:tabs>
        <w:rPr>
          <w:rFonts w:eastAsiaTheme="minorEastAsia"/>
          <w:i w:val="0"/>
          <w:iCs w:val="0"/>
          <w:noProof/>
          <w:sz w:val="24"/>
          <w:szCs w:val="24"/>
        </w:rPr>
      </w:pPr>
      <w:r>
        <w:rPr>
          <w:noProof/>
        </w:rPr>
        <w:t>7.2.1 近期发展目标(1-2年)</w:t>
      </w:r>
      <w:r>
        <w:rPr>
          <w:noProof/>
        </w:rPr>
        <w:tab/>
      </w:r>
      <w:r>
        <w:rPr>
          <w:noProof/>
        </w:rPr>
        <w:fldChar w:fldCharType="begin"/>
      </w:r>
      <w:r>
        <w:rPr>
          <w:noProof/>
        </w:rPr>
        <w:instrText xml:space="preserve"> PAGEREF _Toc507453171 \h </w:instrText>
      </w:r>
      <w:r>
        <w:rPr>
          <w:noProof/>
        </w:rPr>
      </w:r>
      <w:r>
        <w:rPr>
          <w:noProof/>
        </w:rPr>
        <w:fldChar w:fldCharType="separate"/>
      </w:r>
      <w:r>
        <w:rPr>
          <w:noProof/>
        </w:rPr>
        <w:t>31</w:t>
      </w:r>
      <w:r>
        <w:rPr>
          <w:noProof/>
        </w:rPr>
        <w:fldChar w:fldCharType="end"/>
      </w:r>
    </w:p>
    <w:p w14:paraId="01765944" w14:textId="77777777" w:rsidR="001758A9" w:rsidRDefault="001758A9">
      <w:pPr>
        <w:pStyle w:val="3"/>
        <w:tabs>
          <w:tab w:val="right" w:leader="dot" w:pos="8290"/>
        </w:tabs>
        <w:rPr>
          <w:rFonts w:eastAsiaTheme="minorEastAsia"/>
          <w:i w:val="0"/>
          <w:iCs w:val="0"/>
          <w:noProof/>
          <w:sz w:val="24"/>
          <w:szCs w:val="24"/>
        </w:rPr>
      </w:pPr>
      <w:r>
        <w:rPr>
          <w:noProof/>
        </w:rPr>
        <w:lastRenderedPageBreak/>
        <w:t>7.2.2 中期发展计划(3-5年)</w:t>
      </w:r>
      <w:r>
        <w:rPr>
          <w:noProof/>
        </w:rPr>
        <w:tab/>
      </w:r>
      <w:r>
        <w:rPr>
          <w:noProof/>
        </w:rPr>
        <w:fldChar w:fldCharType="begin"/>
      </w:r>
      <w:r>
        <w:rPr>
          <w:noProof/>
        </w:rPr>
        <w:instrText xml:space="preserve"> PAGEREF _Toc507453172 \h </w:instrText>
      </w:r>
      <w:r>
        <w:rPr>
          <w:noProof/>
        </w:rPr>
      </w:r>
      <w:r>
        <w:rPr>
          <w:noProof/>
        </w:rPr>
        <w:fldChar w:fldCharType="separate"/>
      </w:r>
      <w:r>
        <w:rPr>
          <w:noProof/>
        </w:rPr>
        <w:t>32</w:t>
      </w:r>
      <w:r>
        <w:rPr>
          <w:noProof/>
        </w:rPr>
        <w:fldChar w:fldCharType="end"/>
      </w:r>
    </w:p>
    <w:p w14:paraId="344B3A01" w14:textId="77777777" w:rsidR="001758A9" w:rsidRDefault="001758A9">
      <w:pPr>
        <w:pStyle w:val="3"/>
        <w:tabs>
          <w:tab w:val="right" w:leader="dot" w:pos="8290"/>
        </w:tabs>
        <w:rPr>
          <w:rFonts w:eastAsiaTheme="minorEastAsia"/>
          <w:i w:val="0"/>
          <w:iCs w:val="0"/>
          <w:noProof/>
          <w:sz w:val="24"/>
          <w:szCs w:val="24"/>
        </w:rPr>
      </w:pPr>
      <w:r>
        <w:rPr>
          <w:noProof/>
        </w:rPr>
        <w:t>7.2.3 长期发展计划(5-10年)</w:t>
      </w:r>
      <w:r>
        <w:rPr>
          <w:noProof/>
        </w:rPr>
        <w:tab/>
      </w:r>
      <w:r>
        <w:rPr>
          <w:noProof/>
        </w:rPr>
        <w:fldChar w:fldCharType="begin"/>
      </w:r>
      <w:r>
        <w:rPr>
          <w:noProof/>
        </w:rPr>
        <w:instrText xml:space="preserve"> PAGEREF _Toc507453173 \h </w:instrText>
      </w:r>
      <w:r>
        <w:rPr>
          <w:noProof/>
        </w:rPr>
      </w:r>
      <w:r>
        <w:rPr>
          <w:noProof/>
        </w:rPr>
        <w:fldChar w:fldCharType="separate"/>
      </w:r>
      <w:r>
        <w:rPr>
          <w:noProof/>
        </w:rPr>
        <w:t>32</w:t>
      </w:r>
      <w:r>
        <w:rPr>
          <w:noProof/>
        </w:rPr>
        <w:fldChar w:fldCharType="end"/>
      </w:r>
    </w:p>
    <w:p w14:paraId="44FD09F6" w14:textId="77777777" w:rsidR="001758A9" w:rsidRDefault="001758A9">
      <w:pPr>
        <w:pStyle w:val="11"/>
        <w:tabs>
          <w:tab w:val="right" w:leader="dot" w:pos="8290"/>
        </w:tabs>
        <w:rPr>
          <w:rFonts w:eastAsiaTheme="minorEastAsia"/>
          <w:b w:val="0"/>
          <w:bCs w:val="0"/>
          <w:caps w:val="0"/>
          <w:noProof/>
          <w:sz w:val="24"/>
          <w:szCs w:val="24"/>
        </w:rPr>
      </w:pPr>
      <w:r>
        <w:rPr>
          <w:noProof/>
        </w:rPr>
        <w:t>8.法律保护管理</w:t>
      </w:r>
      <w:r>
        <w:rPr>
          <w:noProof/>
        </w:rPr>
        <w:tab/>
      </w:r>
      <w:r>
        <w:rPr>
          <w:noProof/>
        </w:rPr>
        <w:fldChar w:fldCharType="begin"/>
      </w:r>
      <w:r>
        <w:rPr>
          <w:noProof/>
        </w:rPr>
        <w:instrText xml:space="preserve"> PAGEREF _Toc507453174 \h </w:instrText>
      </w:r>
      <w:r>
        <w:rPr>
          <w:noProof/>
        </w:rPr>
      </w:r>
      <w:r>
        <w:rPr>
          <w:noProof/>
        </w:rPr>
        <w:fldChar w:fldCharType="separate"/>
      </w:r>
      <w:r>
        <w:rPr>
          <w:noProof/>
        </w:rPr>
        <w:t>32</w:t>
      </w:r>
      <w:r>
        <w:rPr>
          <w:noProof/>
        </w:rPr>
        <w:fldChar w:fldCharType="end"/>
      </w:r>
    </w:p>
    <w:p w14:paraId="3A74004A" w14:textId="77777777" w:rsidR="001758A9" w:rsidRDefault="001758A9">
      <w:pPr>
        <w:pStyle w:val="21"/>
        <w:tabs>
          <w:tab w:val="right" w:leader="dot" w:pos="8290"/>
        </w:tabs>
        <w:rPr>
          <w:rFonts w:eastAsiaTheme="minorEastAsia"/>
          <w:smallCaps w:val="0"/>
          <w:noProof/>
          <w:sz w:val="24"/>
          <w:szCs w:val="24"/>
        </w:rPr>
      </w:pPr>
      <w:r>
        <w:rPr>
          <w:noProof/>
        </w:rPr>
        <w:t>8.1 版权说明</w:t>
      </w:r>
      <w:r>
        <w:rPr>
          <w:noProof/>
        </w:rPr>
        <w:tab/>
      </w:r>
      <w:r>
        <w:rPr>
          <w:noProof/>
        </w:rPr>
        <w:fldChar w:fldCharType="begin"/>
      </w:r>
      <w:r>
        <w:rPr>
          <w:noProof/>
        </w:rPr>
        <w:instrText xml:space="preserve"> PAGEREF _Toc507453175 \h </w:instrText>
      </w:r>
      <w:r>
        <w:rPr>
          <w:noProof/>
        </w:rPr>
      </w:r>
      <w:r>
        <w:rPr>
          <w:noProof/>
        </w:rPr>
        <w:fldChar w:fldCharType="separate"/>
      </w:r>
      <w:r>
        <w:rPr>
          <w:noProof/>
        </w:rPr>
        <w:t>32</w:t>
      </w:r>
      <w:r>
        <w:rPr>
          <w:noProof/>
        </w:rPr>
        <w:fldChar w:fldCharType="end"/>
      </w:r>
    </w:p>
    <w:p w14:paraId="0F3BF7D8" w14:textId="77777777" w:rsidR="001758A9" w:rsidRDefault="001758A9">
      <w:pPr>
        <w:pStyle w:val="21"/>
        <w:tabs>
          <w:tab w:val="right" w:leader="dot" w:pos="8290"/>
        </w:tabs>
        <w:rPr>
          <w:rFonts w:eastAsiaTheme="minorEastAsia"/>
          <w:smallCaps w:val="0"/>
          <w:noProof/>
          <w:sz w:val="24"/>
          <w:szCs w:val="24"/>
        </w:rPr>
      </w:pPr>
      <w:r>
        <w:rPr>
          <w:noProof/>
        </w:rPr>
        <w:t>8.2 免责声明</w:t>
      </w:r>
      <w:r>
        <w:rPr>
          <w:noProof/>
        </w:rPr>
        <w:tab/>
      </w:r>
      <w:r>
        <w:rPr>
          <w:noProof/>
        </w:rPr>
        <w:fldChar w:fldCharType="begin"/>
      </w:r>
      <w:r>
        <w:rPr>
          <w:noProof/>
        </w:rPr>
        <w:instrText xml:space="preserve"> PAGEREF _Toc507453176 \h </w:instrText>
      </w:r>
      <w:r>
        <w:rPr>
          <w:noProof/>
        </w:rPr>
      </w:r>
      <w:r>
        <w:rPr>
          <w:noProof/>
        </w:rPr>
        <w:fldChar w:fldCharType="separate"/>
      </w:r>
      <w:r>
        <w:rPr>
          <w:noProof/>
        </w:rPr>
        <w:t>33</w:t>
      </w:r>
      <w:r>
        <w:rPr>
          <w:noProof/>
        </w:rPr>
        <w:fldChar w:fldCharType="end"/>
      </w:r>
    </w:p>
    <w:p w14:paraId="0A9FCE99" w14:textId="77777777" w:rsidR="001758A9" w:rsidRDefault="001758A9">
      <w:pPr>
        <w:pStyle w:val="11"/>
        <w:tabs>
          <w:tab w:val="right" w:leader="dot" w:pos="8290"/>
        </w:tabs>
        <w:rPr>
          <w:rFonts w:eastAsiaTheme="minorEastAsia"/>
          <w:b w:val="0"/>
          <w:bCs w:val="0"/>
          <w:caps w:val="0"/>
          <w:noProof/>
          <w:sz w:val="24"/>
          <w:szCs w:val="24"/>
        </w:rPr>
      </w:pPr>
      <w:r>
        <w:rPr>
          <w:noProof/>
        </w:rPr>
        <w:t>9.财务分析表</w:t>
      </w:r>
      <w:r>
        <w:rPr>
          <w:noProof/>
        </w:rPr>
        <w:tab/>
      </w:r>
      <w:r>
        <w:rPr>
          <w:noProof/>
        </w:rPr>
        <w:fldChar w:fldCharType="begin"/>
      </w:r>
      <w:r>
        <w:rPr>
          <w:noProof/>
        </w:rPr>
        <w:instrText xml:space="preserve"> PAGEREF _Toc507453177 \h </w:instrText>
      </w:r>
      <w:r>
        <w:rPr>
          <w:noProof/>
        </w:rPr>
      </w:r>
      <w:r>
        <w:rPr>
          <w:noProof/>
        </w:rPr>
        <w:fldChar w:fldCharType="separate"/>
      </w:r>
      <w:r>
        <w:rPr>
          <w:noProof/>
        </w:rPr>
        <w:t>33</w:t>
      </w:r>
      <w:r>
        <w:rPr>
          <w:noProof/>
        </w:rPr>
        <w:fldChar w:fldCharType="end"/>
      </w:r>
    </w:p>
    <w:p w14:paraId="2FC56EBE" w14:textId="77777777" w:rsidR="001758A9" w:rsidRDefault="001758A9">
      <w:pPr>
        <w:pStyle w:val="21"/>
        <w:tabs>
          <w:tab w:val="right" w:leader="dot" w:pos="8290"/>
        </w:tabs>
        <w:rPr>
          <w:rFonts w:eastAsiaTheme="minorEastAsia"/>
          <w:smallCaps w:val="0"/>
          <w:noProof/>
          <w:sz w:val="24"/>
          <w:szCs w:val="24"/>
        </w:rPr>
      </w:pPr>
      <w:r>
        <w:rPr>
          <w:noProof/>
        </w:rPr>
        <w:t>9.1 投资分析</w:t>
      </w:r>
      <w:r>
        <w:rPr>
          <w:noProof/>
        </w:rPr>
        <w:tab/>
      </w:r>
      <w:r>
        <w:rPr>
          <w:noProof/>
        </w:rPr>
        <w:fldChar w:fldCharType="begin"/>
      </w:r>
      <w:r>
        <w:rPr>
          <w:noProof/>
        </w:rPr>
        <w:instrText xml:space="preserve"> PAGEREF _Toc507453178 \h </w:instrText>
      </w:r>
      <w:r>
        <w:rPr>
          <w:noProof/>
        </w:rPr>
      </w:r>
      <w:r>
        <w:rPr>
          <w:noProof/>
        </w:rPr>
        <w:fldChar w:fldCharType="separate"/>
      </w:r>
      <w:r>
        <w:rPr>
          <w:noProof/>
        </w:rPr>
        <w:t>33</w:t>
      </w:r>
      <w:r>
        <w:rPr>
          <w:noProof/>
        </w:rPr>
        <w:fldChar w:fldCharType="end"/>
      </w:r>
    </w:p>
    <w:p w14:paraId="44363A7A" w14:textId="77777777" w:rsidR="001758A9" w:rsidRDefault="001758A9">
      <w:pPr>
        <w:pStyle w:val="21"/>
        <w:tabs>
          <w:tab w:val="right" w:leader="dot" w:pos="8290"/>
        </w:tabs>
        <w:rPr>
          <w:rFonts w:eastAsiaTheme="minorEastAsia"/>
          <w:smallCaps w:val="0"/>
          <w:noProof/>
          <w:sz w:val="24"/>
          <w:szCs w:val="24"/>
        </w:rPr>
      </w:pPr>
      <w:r>
        <w:rPr>
          <w:noProof/>
        </w:rPr>
        <w:t>9.2 运营收入以及税额估算</w:t>
      </w:r>
      <w:r>
        <w:rPr>
          <w:noProof/>
        </w:rPr>
        <w:tab/>
      </w:r>
      <w:r>
        <w:rPr>
          <w:noProof/>
        </w:rPr>
        <w:fldChar w:fldCharType="begin"/>
      </w:r>
      <w:r>
        <w:rPr>
          <w:noProof/>
        </w:rPr>
        <w:instrText xml:space="preserve"> PAGEREF _Toc507453179 \h </w:instrText>
      </w:r>
      <w:r>
        <w:rPr>
          <w:noProof/>
        </w:rPr>
      </w:r>
      <w:r>
        <w:rPr>
          <w:noProof/>
        </w:rPr>
        <w:fldChar w:fldCharType="separate"/>
      </w:r>
      <w:r>
        <w:rPr>
          <w:noProof/>
        </w:rPr>
        <w:t>34</w:t>
      </w:r>
      <w:r>
        <w:rPr>
          <w:noProof/>
        </w:rPr>
        <w:fldChar w:fldCharType="end"/>
      </w:r>
    </w:p>
    <w:p w14:paraId="6F6E30C9" w14:textId="77777777" w:rsidR="001758A9" w:rsidRDefault="001758A9">
      <w:pPr>
        <w:pStyle w:val="21"/>
        <w:tabs>
          <w:tab w:val="right" w:leader="dot" w:pos="8290"/>
        </w:tabs>
        <w:rPr>
          <w:rFonts w:eastAsiaTheme="minorEastAsia"/>
          <w:smallCaps w:val="0"/>
          <w:noProof/>
          <w:sz w:val="24"/>
          <w:szCs w:val="24"/>
        </w:rPr>
      </w:pPr>
      <w:r>
        <w:rPr>
          <w:noProof/>
        </w:rPr>
        <w:t>9.3 成本费用估计</w:t>
      </w:r>
      <w:r>
        <w:rPr>
          <w:noProof/>
        </w:rPr>
        <w:tab/>
      </w:r>
      <w:r>
        <w:rPr>
          <w:noProof/>
        </w:rPr>
        <w:fldChar w:fldCharType="begin"/>
      </w:r>
      <w:r>
        <w:rPr>
          <w:noProof/>
        </w:rPr>
        <w:instrText xml:space="preserve"> PAGEREF _Toc507453180 \h </w:instrText>
      </w:r>
      <w:r>
        <w:rPr>
          <w:noProof/>
        </w:rPr>
      </w:r>
      <w:r>
        <w:rPr>
          <w:noProof/>
        </w:rPr>
        <w:fldChar w:fldCharType="separate"/>
      </w:r>
      <w:r>
        <w:rPr>
          <w:noProof/>
        </w:rPr>
        <w:t>34</w:t>
      </w:r>
      <w:r>
        <w:rPr>
          <w:noProof/>
        </w:rPr>
        <w:fldChar w:fldCharType="end"/>
      </w:r>
    </w:p>
    <w:p w14:paraId="71528062" w14:textId="77777777" w:rsidR="001758A9" w:rsidRDefault="001758A9">
      <w:pPr>
        <w:pStyle w:val="21"/>
        <w:tabs>
          <w:tab w:val="right" w:leader="dot" w:pos="8290"/>
        </w:tabs>
        <w:rPr>
          <w:rFonts w:eastAsiaTheme="minorEastAsia"/>
          <w:smallCaps w:val="0"/>
          <w:noProof/>
          <w:sz w:val="24"/>
          <w:szCs w:val="24"/>
        </w:rPr>
      </w:pPr>
      <w:r>
        <w:rPr>
          <w:noProof/>
        </w:rPr>
        <w:t>9.4 利润表</w:t>
      </w:r>
      <w:r>
        <w:rPr>
          <w:noProof/>
        </w:rPr>
        <w:tab/>
      </w:r>
      <w:r>
        <w:rPr>
          <w:noProof/>
        </w:rPr>
        <w:fldChar w:fldCharType="begin"/>
      </w:r>
      <w:r>
        <w:rPr>
          <w:noProof/>
        </w:rPr>
        <w:instrText xml:space="preserve"> PAGEREF _Toc507453181 \h </w:instrText>
      </w:r>
      <w:r>
        <w:rPr>
          <w:noProof/>
        </w:rPr>
      </w:r>
      <w:r>
        <w:rPr>
          <w:noProof/>
        </w:rPr>
        <w:fldChar w:fldCharType="separate"/>
      </w:r>
      <w:r>
        <w:rPr>
          <w:noProof/>
        </w:rPr>
        <w:t>36</w:t>
      </w:r>
      <w:r>
        <w:rPr>
          <w:noProof/>
        </w:rPr>
        <w:fldChar w:fldCharType="end"/>
      </w:r>
    </w:p>
    <w:p w14:paraId="05142910" w14:textId="77777777" w:rsidR="001758A9" w:rsidRDefault="001758A9">
      <w:pPr>
        <w:pStyle w:val="21"/>
        <w:tabs>
          <w:tab w:val="right" w:leader="dot" w:pos="8290"/>
        </w:tabs>
        <w:rPr>
          <w:rFonts w:eastAsiaTheme="minorEastAsia"/>
          <w:smallCaps w:val="0"/>
          <w:noProof/>
          <w:sz w:val="24"/>
          <w:szCs w:val="24"/>
        </w:rPr>
      </w:pPr>
      <w:r>
        <w:rPr>
          <w:noProof/>
        </w:rPr>
        <w:t>9.5 现金流量分析</w:t>
      </w:r>
      <w:r>
        <w:rPr>
          <w:noProof/>
        </w:rPr>
        <w:tab/>
      </w:r>
      <w:r>
        <w:rPr>
          <w:noProof/>
        </w:rPr>
        <w:fldChar w:fldCharType="begin"/>
      </w:r>
      <w:r>
        <w:rPr>
          <w:noProof/>
        </w:rPr>
        <w:instrText xml:space="preserve"> PAGEREF _Toc507453182 \h </w:instrText>
      </w:r>
      <w:r>
        <w:rPr>
          <w:noProof/>
        </w:rPr>
      </w:r>
      <w:r>
        <w:rPr>
          <w:noProof/>
        </w:rPr>
        <w:fldChar w:fldCharType="separate"/>
      </w:r>
      <w:r>
        <w:rPr>
          <w:noProof/>
        </w:rPr>
        <w:t>37</w:t>
      </w:r>
      <w:r>
        <w:rPr>
          <w:noProof/>
        </w:rPr>
        <w:fldChar w:fldCharType="end"/>
      </w:r>
    </w:p>
    <w:p w14:paraId="71780F38" w14:textId="77777777" w:rsidR="001758A9" w:rsidRDefault="001758A9">
      <w:pPr>
        <w:pStyle w:val="21"/>
        <w:tabs>
          <w:tab w:val="right" w:leader="dot" w:pos="8290"/>
        </w:tabs>
        <w:rPr>
          <w:rFonts w:eastAsiaTheme="minorEastAsia"/>
          <w:smallCaps w:val="0"/>
          <w:noProof/>
          <w:sz w:val="24"/>
          <w:szCs w:val="24"/>
        </w:rPr>
      </w:pPr>
      <w:r>
        <w:rPr>
          <w:noProof/>
        </w:rPr>
        <w:t>9.6 盈利能力分析</w:t>
      </w:r>
      <w:r>
        <w:rPr>
          <w:noProof/>
        </w:rPr>
        <w:tab/>
      </w:r>
      <w:r>
        <w:rPr>
          <w:noProof/>
        </w:rPr>
        <w:fldChar w:fldCharType="begin"/>
      </w:r>
      <w:r>
        <w:rPr>
          <w:noProof/>
        </w:rPr>
        <w:instrText xml:space="preserve"> PAGEREF _Toc507453183 \h </w:instrText>
      </w:r>
      <w:r>
        <w:rPr>
          <w:noProof/>
        </w:rPr>
      </w:r>
      <w:r>
        <w:rPr>
          <w:noProof/>
        </w:rPr>
        <w:fldChar w:fldCharType="separate"/>
      </w:r>
      <w:r>
        <w:rPr>
          <w:noProof/>
        </w:rPr>
        <w:t>37</w:t>
      </w:r>
      <w:r>
        <w:rPr>
          <w:noProof/>
        </w:rPr>
        <w:fldChar w:fldCharType="end"/>
      </w:r>
    </w:p>
    <w:p w14:paraId="25ECD154" w14:textId="77777777" w:rsidR="001758A9" w:rsidRDefault="001758A9">
      <w:pPr>
        <w:pStyle w:val="21"/>
        <w:tabs>
          <w:tab w:val="right" w:leader="dot" w:pos="8290"/>
        </w:tabs>
        <w:rPr>
          <w:rFonts w:eastAsiaTheme="minorEastAsia"/>
          <w:smallCaps w:val="0"/>
          <w:noProof/>
          <w:sz w:val="24"/>
          <w:szCs w:val="24"/>
        </w:rPr>
      </w:pPr>
      <w:r>
        <w:rPr>
          <w:noProof/>
        </w:rPr>
        <w:t>9.7 投资回报</w:t>
      </w:r>
      <w:r>
        <w:rPr>
          <w:noProof/>
        </w:rPr>
        <w:tab/>
      </w:r>
      <w:r>
        <w:rPr>
          <w:noProof/>
        </w:rPr>
        <w:fldChar w:fldCharType="begin"/>
      </w:r>
      <w:r>
        <w:rPr>
          <w:noProof/>
        </w:rPr>
        <w:instrText xml:space="preserve"> PAGEREF _Toc507453184 \h </w:instrText>
      </w:r>
      <w:r>
        <w:rPr>
          <w:noProof/>
        </w:rPr>
      </w:r>
      <w:r>
        <w:rPr>
          <w:noProof/>
        </w:rPr>
        <w:fldChar w:fldCharType="separate"/>
      </w:r>
      <w:r>
        <w:rPr>
          <w:noProof/>
        </w:rPr>
        <w:t>38</w:t>
      </w:r>
      <w:r>
        <w:rPr>
          <w:noProof/>
        </w:rPr>
        <w:fldChar w:fldCharType="end"/>
      </w:r>
    </w:p>
    <w:p w14:paraId="09275245" w14:textId="77777777" w:rsidR="001758A9" w:rsidRDefault="001758A9">
      <w:pPr>
        <w:pStyle w:val="21"/>
        <w:tabs>
          <w:tab w:val="right" w:leader="dot" w:pos="8290"/>
        </w:tabs>
        <w:rPr>
          <w:rFonts w:eastAsiaTheme="minorEastAsia"/>
          <w:smallCaps w:val="0"/>
          <w:noProof/>
          <w:sz w:val="24"/>
          <w:szCs w:val="24"/>
        </w:rPr>
      </w:pPr>
      <w:r>
        <w:rPr>
          <w:noProof/>
        </w:rPr>
        <w:t>9.8 资产负债表</w:t>
      </w:r>
      <w:r>
        <w:rPr>
          <w:noProof/>
        </w:rPr>
        <w:tab/>
      </w:r>
      <w:r>
        <w:rPr>
          <w:noProof/>
        </w:rPr>
        <w:fldChar w:fldCharType="begin"/>
      </w:r>
      <w:r>
        <w:rPr>
          <w:noProof/>
        </w:rPr>
        <w:instrText xml:space="preserve"> PAGEREF _Toc507453185 \h </w:instrText>
      </w:r>
      <w:r>
        <w:rPr>
          <w:noProof/>
        </w:rPr>
      </w:r>
      <w:r>
        <w:rPr>
          <w:noProof/>
        </w:rPr>
        <w:fldChar w:fldCharType="separate"/>
      </w:r>
      <w:r>
        <w:rPr>
          <w:noProof/>
        </w:rPr>
        <w:t>38</w:t>
      </w:r>
      <w:r>
        <w:rPr>
          <w:noProof/>
        </w:rPr>
        <w:fldChar w:fldCharType="end"/>
      </w:r>
    </w:p>
    <w:p w14:paraId="448BD0DF" w14:textId="77777777" w:rsidR="001758A9" w:rsidRDefault="001758A9">
      <w:pPr>
        <w:pStyle w:val="11"/>
        <w:tabs>
          <w:tab w:val="right" w:leader="dot" w:pos="8290"/>
        </w:tabs>
        <w:rPr>
          <w:rFonts w:eastAsiaTheme="minorEastAsia"/>
          <w:b w:val="0"/>
          <w:bCs w:val="0"/>
          <w:caps w:val="0"/>
          <w:noProof/>
          <w:sz w:val="24"/>
          <w:szCs w:val="24"/>
        </w:rPr>
      </w:pPr>
      <w:r>
        <w:rPr>
          <w:noProof/>
        </w:rPr>
        <w:t>10.风险分析</w:t>
      </w:r>
      <w:r>
        <w:rPr>
          <w:noProof/>
        </w:rPr>
        <w:tab/>
      </w:r>
      <w:r>
        <w:rPr>
          <w:noProof/>
        </w:rPr>
        <w:fldChar w:fldCharType="begin"/>
      </w:r>
      <w:r>
        <w:rPr>
          <w:noProof/>
        </w:rPr>
        <w:instrText xml:space="preserve"> PAGEREF _Toc507453186 \h </w:instrText>
      </w:r>
      <w:r>
        <w:rPr>
          <w:noProof/>
        </w:rPr>
      </w:r>
      <w:r>
        <w:rPr>
          <w:noProof/>
        </w:rPr>
        <w:fldChar w:fldCharType="separate"/>
      </w:r>
      <w:r>
        <w:rPr>
          <w:noProof/>
        </w:rPr>
        <w:t>39</w:t>
      </w:r>
      <w:r>
        <w:rPr>
          <w:noProof/>
        </w:rPr>
        <w:fldChar w:fldCharType="end"/>
      </w:r>
    </w:p>
    <w:p w14:paraId="42D8D081" w14:textId="77777777" w:rsidR="001758A9" w:rsidRDefault="001758A9">
      <w:pPr>
        <w:pStyle w:val="21"/>
        <w:tabs>
          <w:tab w:val="right" w:leader="dot" w:pos="8290"/>
        </w:tabs>
        <w:rPr>
          <w:rFonts w:eastAsiaTheme="minorEastAsia"/>
          <w:smallCaps w:val="0"/>
          <w:noProof/>
          <w:sz w:val="24"/>
          <w:szCs w:val="24"/>
        </w:rPr>
      </w:pPr>
      <w:r>
        <w:rPr>
          <w:noProof/>
        </w:rPr>
        <w:t>10.1 市场风险</w:t>
      </w:r>
      <w:r>
        <w:rPr>
          <w:noProof/>
        </w:rPr>
        <w:tab/>
      </w:r>
      <w:r>
        <w:rPr>
          <w:noProof/>
        </w:rPr>
        <w:fldChar w:fldCharType="begin"/>
      </w:r>
      <w:r>
        <w:rPr>
          <w:noProof/>
        </w:rPr>
        <w:instrText xml:space="preserve"> PAGEREF _Toc507453187 \h </w:instrText>
      </w:r>
      <w:r>
        <w:rPr>
          <w:noProof/>
        </w:rPr>
      </w:r>
      <w:r>
        <w:rPr>
          <w:noProof/>
        </w:rPr>
        <w:fldChar w:fldCharType="separate"/>
      </w:r>
      <w:r>
        <w:rPr>
          <w:noProof/>
        </w:rPr>
        <w:t>39</w:t>
      </w:r>
      <w:r>
        <w:rPr>
          <w:noProof/>
        </w:rPr>
        <w:fldChar w:fldCharType="end"/>
      </w:r>
    </w:p>
    <w:p w14:paraId="12C3C85F" w14:textId="77777777" w:rsidR="001758A9" w:rsidRDefault="001758A9">
      <w:pPr>
        <w:pStyle w:val="21"/>
        <w:tabs>
          <w:tab w:val="right" w:leader="dot" w:pos="8290"/>
        </w:tabs>
        <w:rPr>
          <w:rFonts w:eastAsiaTheme="minorEastAsia"/>
          <w:smallCaps w:val="0"/>
          <w:noProof/>
          <w:sz w:val="24"/>
          <w:szCs w:val="24"/>
        </w:rPr>
      </w:pPr>
      <w:r>
        <w:rPr>
          <w:noProof/>
        </w:rPr>
        <w:t>10.2 竞争风险</w:t>
      </w:r>
      <w:r>
        <w:rPr>
          <w:noProof/>
        </w:rPr>
        <w:tab/>
      </w:r>
      <w:r>
        <w:rPr>
          <w:noProof/>
        </w:rPr>
        <w:fldChar w:fldCharType="begin"/>
      </w:r>
      <w:r>
        <w:rPr>
          <w:noProof/>
        </w:rPr>
        <w:instrText xml:space="preserve"> PAGEREF _Toc507453188 \h </w:instrText>
      </w:r>
      <w:r>
        <w:rPr>
          <w:noProof/>
        </w:rPr>
      </w:r>
      <w:r>
        <w:rPr>
          <w:noProof/>
        </w:rPr>
        <w:fldChar w:fldCharType="separate"/>
      </w:r>
      <w:r>
        <w:rPr>
          <w:noProof/>
        </w:rPr>
        <w:t>39</w:t>
      </w:r>
      <w:r>
        <w:rPr>
          <w:noProof/>
        </w:rPr>
        <w:fldChar w:fldCharType="end"/>
      </w:r>
    </w:p>
    <w:p w14:paraId="7BEAA060" w14:textId="77777777" w:rsidR="001758A9" w:rsidRDefault="001758A9">
      <w:pPr>
        <w:pStyle w:val="21"/>
        <w:tabs>
          <w:tab w:val="right" w:leader="dot" w:pos="8290"/>
        </w:tabs>
        <w:rPr>
          <w:rFonts w:eastAsiaTheme="minorEastAsia"/>
          <w:smallCaps w:val="0"/>
          <w:noProof/>
          <w:sz w:val="24"/>
          <w:szCs w:val="24"/>
        </w:rPr>
      </w:pPr>
      <w:r>
        <w:rPr>
          <w:noProof/>
        </w:rPr>
        <w:t>10.3 管理风险</w:t>
      </w:r>
      <w:r>
        <w:rPr>
          <w:noProof/>
        </w:rPr>
        <w:tab/>
      </w:r>
      <w:r>
        <w:rPr>
          <w:noProof/>
        </w:rPr>
        <w:fldChar w:fldCharType="begin"/>
      </w:r>
      <w:r>
        <w:rPr>
          <w:noProof/>
        </w:rPr>
        <w:instrText xml:space="preserve"> PAGEREF _Toc507453189 \h </w:instrText>
      </w:r>
      <w:r>
        <w:rPr>
          <w:noProof/>
        </w:rPr>
      </w:r>
      <w:r>
        <w:rPr>
          <w:noProof/>
        </w:rPr>
        <w:fldChar w:fldCharType="separate"/>
      </w:r>
      <w:r>
        <w:rPr>
          <w:noProof/>
        </w:rPr>
        <w:t>40</w:t>
      </w:r>
      <w:r>
        <w:rPr>
          <w:noProof/>
        </w:rPr>
        <w:fldChar w:fldCharType="end"/>
      </w:r>
    </w:p>
    <w:p w14:paraId="73178818" w14:textId="77777777" w:rsidR="001758A9" w:rsidRDefault="001758A9">
      <w:pPr>
        <w:pStyle w:val="21"/>
        <w:tabs>
          <w:tab w:val="right" w:leader="dot" w:pos="8290"/>
        </w:tabs>
        <w:rPr>
          <w:rFonts w:eastAsiaTheme="minorEastAsia"/>
          <w:smallCaps w:val="0"/>
          <w:noProof/>
          <w:sz w:val="24"/>
          <w:szCs w:val="24"/>
        </w:rPr>
      </w:pPr>
      <w:r>
        <w:rPr>
          <w:noProof/>
        </w:rPr>
        <w:t>10.4 技术风险</w:t>
      </w:r>
      <w:r>
        <w:rPr>
          <w:noProof/>
        </w:rPr>
        <w:tab/>
      </w:r>
      <w:r>
        <w:rPr>
          <w:noProof/>
        </w:rPr>
        <w:fldChar w:fldCharType="begin"/>
      </w:r>
      <w:r>
        <w:rPr>
          <w:noProof/>
        </w:rPr>
        <w:instrText xml:space="preserve"> PAGEREF _Toc507453190 \h </w:instrText>
      </w:r>
      <w:r>
        <w:rPr>
          <w:noProof/>
        </w:rPr>
      </w:r>
      <w:r>
        <w:rPr>
          <w:noProof/>
        </w:rPr>
        <w:fldChar w:fldCharType="separate"/>
      </w:r>
      <w:r>
        <w:rPr>
          <w:noProof/>
        </w:rPr>
        <w:t>40</w:t>
      </w:r>
      <w:r>
        <w:rPr>
          <w:noProof/>
        </w:rPr>
        <w:fldChar w:fldCharType="end"/>
      </w:r>
    </w:p>
    <w:p w14:paraId="68CCFF6C" w14:textId="77777777" w:rsidR="001758A9" w:rsidRDefault="001758A9">
      <w:pPr>
        <w:pStyle w:val="21"/>
        <w:tabs>
          <w:tab w:val="right" w:leader="dot" w:pos="8290"/>
        </w:tabs>
        <w:rPr>
          <w:rFonts w:eastAsiaTheme="minorEastAsia"/>
          <w:smallCaps w:val="0"/>
          <w:noProof/>
          <w:sz w:val="24"/>
          <w:szCs w:val="24"/>
        </w:rPr>
      </w:pPr>
      <w:r>
        <w:rPr>
          <w:noProof/>
        </w:rPr>
        <w:t>10.5 财务风险</w:t>
      </w:r>
      <w:r>
        <w:rPr>
          <w:noProof/>
        </w:rPr>
        <w:tab/>
      </w:r>
      <w:r>
        <w:rPr>
          <w:noProof/>
        </w:rPr>
        <w:fldChar w:fldCharType="begin"/>
      </w:r>
      <w:r>
        <w:rPr>
          <w:noProof/>
        </w:rPr>
        <w:instrText xml:space="preserve"> PAGEREF _Toc507453191 \h </w:instrText>
      </w:r>
      <w:r>
        <w:rPr>
          <w:noProof/>
        </w:rPr>
      </w:r>
      <w:r>
        <w:rPr>
          <w:noProof/>
        </w:rPr>
        <w:fldChar w:fldCharType="separate"/>
      </w:r>
      <w:r>
        <w:rPr>
          <w:noProof/>
        </w:rPr>
        <w:t>41</w:t>
      </w:r>
      <w:r>
        <w:rPr>
          <w:noProof/>
        </w:rPr>
        <w:fldChar w:fldCharType="end"/>
      </w:r>
    </w:p>
    <w:p w14:paraId="1B6FB212" w14:textId="77777777" w:rsidR="001758A9" w:rsidRDefault="001758A9">
      <w:pPr>
        <w:pStyle w:val="21"/>
        <w:tabs>
          <w:tab w:val="right" w:leader="dot" w:pos="8290"/>
        </w:tabs>
        <w:rPr>
          <w:rFonts w:eastAsiaTheme="minorEastAsia"/>
          <w:smallCaps w:val="0"/>
          <w:noProof/>
          <w:sz w:val="24"/>
          <w:szCs w:val="24"/>
        </w:rPr>
      </w:pPr>
      <w:r>
        <w:rPr>
          <w:noProof/>
        </w:rPr>
        <w:t>10.6 法律风险</w:t>
      </w:r>
      <w:r>
        <w:rPr>
          <w:noProof/>
        </w:rPr>
        <w:tab/>
      </w:r>
      <w:r>
        <w:rPr>
          <w:noProof/>
        </w:rPr>
        <w:fldChar w:fldCharType="begin"/>
      </w:r>
      <w:r>
        <w:rPr>
          <w:noProof/>
        </w:rPr>
        <w:instrText xml:space="preserve"> PAGEREF _Toc507453192 \h </w:instrText>
      </w:r>
      <w:r>
        <w:rPr>
          <w:noProof/>
        </w:rPr>
      </w:r>
      <w:r>
        <w:rPr>
          <w:noProof/>
        </w:rPr>
        <w:fldChar w:fldCharType="separate"/>
      </w:r>
      <w:r>
        <w:rPr>
          <w:noProof/>
        </w:rPr>
        <w:t>41</w:t>
      </w:r>
      <w:r>
        <w:rPr>
          <w:noProof/>
        </w:rPr>
        <w:fldChar w:fldCharType="end"/>
      </w:r>
    </w:p>
    <w:p w14:paraId="6230248D" w14:textId="577A6A85" w:rsidR="002076A7" w:rsidRDefault="001758A9">
      <w:pPr>
        <w:pStyle w:val="11"/>
        <w:tabs>
          <w:tab w:val="right" w:leader="dot" w:pos="8290"/>
        </w:tabs>
        <w:rPr>
          <w:rFonts w:ascii="宋体" w:eastAsia="宋体" w:hAnsi="宋体"/>
        </w:rPr>
      </w:pPr>
      <w:r>
        <w:rPr>
          <w:rFonts w:ascii="宋体" w:eastAsia="宋体" w:hAnsi="宋体"/>
        </w:rPr>
        <w:fldChar w:fldCharType="end"/>
      </w:r>
    </w:p>
    <w:p w14:paraId="22BD559B" w14:textId="0854FFEB" w:rsidR="00AD3890" w:rsidRDefault="00AD3890" w:rsidP="00BB7490">
      <w:pPr>
        <w:spacing w:line="360" w:lineRule="auto"/>
        <w:rPr>
          <w:rFonts w:ascii="宋体" w:eastAsia="宋体" w:hAnsi="宋体"/>
        </w:rPr>
      </w:pPr>
    </w:p>
    <w:p w14:paraId="06A10FD2" w14:textId="77777777" w:rsidR="002076A7" w:rsidRDefault="002076A7" w:rsidP="00BB7490">
      <w:pPr>
        <w:spacing w:line="360" w:lineRule="auto"/>
        <w:rPr>
          <w:rFonts w:ascii="宋体" w:eastAsia="宋体" w:hAnsi="宋体"/>
        </w:rPr>
      </w:pPr>
    </w:p>
    <w:p w14:paraId="3D0E7521" w14:textId="77777777" w:rsidR="002076A7" w:rsidRDefault="002076A7" w:rsidP="00BB7490">
      <w:pPr>
        <w:spacing w:line="360" w:lineRule="auto"/>
        <w:rPr>
          <w:rFonts w:ascii="宋体" w:eastAsia="宋体" w:hAnsi="宋体"/>
        </w:rPr>
        <w:sectPr w:rsidR="002076A7" w:rsidSect="003A7F70">
          <w:footerReference w:type="default" r:id="rId12"/>
          <w:footerReference w:type="first" r:id="rId13"/>
          <w:pgSz w:w="11900" w:h="16840"/>
          <w:pgMar w:top="1440" w:right="1800" w:bottom="1440" w:left="1800" w:header="851" w:footer="992" w:gutter="0"/>
          <w:cols w:space="425"/>
          <w:titlePg/>
          <w:docGrid w:type="lines" w:linePitch="312"/>
        </w:sectPr>
      </w:pPr>
    </w:p>
    <w:p w14:paraId="3C1BB97F" w14:textId="42FE151A" w:rsidR="00AB25FE" w:rsidRPr="00AC5AD2" w:rsidRDefault="0099116D" w:rsidP="00AC5AD2">
      <w:pPr>
        <w:pStyle w:val="1"/>
      </w:pPr>
      <w:bookmarkStart w:id="0" w:name="_Toc507448220"/>
      <w:bookmarkStart w:id="1" w:name="_Toc507448263"/>
      <w:bookmarkStart w:id="2" w:name="_Toc507449640"/>
      <w:bookmarkStart w:id="3" w:name="_Toc507452856"/>
      <w:bookmarkStart w:id="4" w:name="_Toc507453130"/>
      <w:r w:rsidRPr="00AC5AD2">
        <w:rPr>
          <w:rFonts w:hint="eastAsia"/>
        </w:rPr>
        <w:lastRenderedPageBreak/>
        <w:t xml:space="preserve">1. </w:t>
      </w:r>
      <w:r w:rsidR="00AB25FE" w:rsidRPr="00AC5AD2">
        <w:rPr>
          <w:rFonts w:hint="eastAsia"/>
        </w:rPr>
        <w:t>创业纲要</w:t>
      </w:r>
      <w:bookmarkEnd w:id="0"/>
      <w:bookmarkEnd w:id="1"/>
      <w:bookmarkEnd w:id="2"/>
      <w:bookmarkEnd w:id="3"/>
      <w:bookmarkEnd w:id="4"/>
    </w:p>
    <w:p w14:paraId="5D19A500" w14:textId="0D37E0ED" w:rsidR="00566C53" w:rsidRPr="004D6C03" w:rsidRDefault="000F020C" w:rsidP="004D6C03">
      <w:pPr>
        <w:pStyle w:val="2"/>
        <w:spacing w:before="163" w:after="163"/>
      </w:pPr>
      <w:bookmarkStart w:id="5" w:name="_Toc507448221"/>
      <w:bookmarkStart w:id="6" w:name="_Toc507448264"/>
      <w:bookmarkStart w:id="7" w:name="_Toc507449641"/>
      <w:bookmarkStart w:id="8" w:name="_Toc507452857"/>
      <w:bookmarkStart w:id="9" w:name="_Toc507453131"/>
      <w:r w:rsidRPr="004D6C03">
        <w:rPr>
          <w:rFonts w:hint="eastAsia"/>
        </w:rPr>
        <w:t xml:space="preserve">1.1 </w:t>
      </w:r>
      <w:r w:rsidR="00566C53" w:rsidRPr="004D6C03">
        <w:rPr>
          <w:rFonts w:hint="eastAsia"/>
        </w:rPr>
        <w:t>执行纲要</w:t>
      </w:r>
      <w:bookmarkEnd w:id="5"/>
      <w:bookmarkEnd w:id="6"/>
      <w:bookmarkEnd w:id="7"/>
      <w:bookmarkEnd w:id="8"/>
      <w:bookmarkEnd w:id="9"/>
    </w:p>
    <w:p w14:paraId="2DA966C7" w14:textId="776BC29F" w:rsidR="00FC3E3B" w:rsidRPr="003A7F70" w:rsidRDefault="00566C53" w:rsidP="00BB7490">
      <w:pPr>
        <w:spacing w:line="360" w:lineRule="auto"/>
        <w:ind w:firstLine="360"/>
        <w:rPr>
          <w:rFonts w:ascii="宋体" w:eastAsia="宋体" w:hAnsi="宋体"/>
        </w:rPr>
      </w:pPr>
      <w:r w:rsidRPr="003A7F70">
        <w:rPr>
          <w:rFonts w:ascii="宋体" w:eastAsia="宋体" w:hAnsi="宋体" w:hint="eastAsia"/>
        </w:rPr>
        <w:t>北京航空航天大学</w:t>
      </w:r>
      <w:proofErr w:type="spellStart"/>
      <w:r w:rsidRPr="003A7F70">
        <w:rPr>
          <w:rFonts w:ascii="宋体" w:eastAsia="宋体" w:hAnsi="宋体" w:hint="eastAsia"/>
        </w:rPr>
        <w:t>iCourse</w:t>
      </w:r>
      <w:proofErr w:type="spellEnd"/>
      <w:r w:rsidR="00491FCB">
        <w:rPr>
          <w:rFonts w:ascii="宋体" w:eastAsia="宋体" w:hAnsi="宋体" w:hint="eastAsia"/>
        </w:rPr>
        <w:t>创业团队秉承“德才兼备，知行合一”的</w:t>
      </w:r>
      <w:r w:rsidR="00112C81">
        <w:rPr>
          <w:rFonts w:ascii="宋体" w:eastAsia="宋体" w:hAnsi="宋体" w:hint="eastAsia"/>
        </w:rPr>
        <w:t>理念</w:t>
      </w:r>
      <w:r w:rsidRPr="003A7F70">
        <w:rPr>
          <w:rFonts w:ascii="宋体" w:eastAsia="宋体" w:hAnsi="宋体" w:hint="eastAsia"/>
        </w:rPr>
        <w:t>，致力于将</w:t>
      </w:r>
      <w:r w:rsidR="001B5BDE">
        <w:rPr>
          <w:rFonts w:ascii="宋体" w:eastAsia="宋体" w:hAnsi="宋体" w:hint="eastAsia"/>
        </w:rPr>
        <w:t>科技发展与大众的需求相结合，用科学技术来服务大众</w:t>
      </w:r>
      <w:r w:rsidR="005F1235">
        <w:rPr>
          <w:rFonts w:ascii="宋体" w:eastAsia="宋体" w:hAnsi="宋体" w:hint="eastAsia"/>
        </w:rPr>
        <w:t>。</w:t>
      </w:r>
    </w:p>
    <w:p w14:paraId="7FCBBF74" w14:textId="2C911E20" w:rsidR="00943402" w:rsidRDefault="00FC3E3B" w:rsidP="00943402">
      <w:pPr>
        <w:widowControl/>
        <w:autoSpaceDE w:val="0"/>
        <w:autoSpaceDN w:val="0"/>
        <w:adjustRightInd w:val="0"/>
        <w:spacing w:after="240" w:line="360" w:lineRule="auto"/>
        <w:ind w:firstLine="360"/>
        <w:jc w:val="left"/>
        <w:rPr>
          <w:rFonts w:ascii="宋体" w:eastAsia="宋体" w:hAnsi="宋体"/>
          <w:i/>
        </w:rPr>
      </w:pPr>
      <w:r w:rsidRPr="003A7F70">
        <w:rPr>
          <w:rFonts w:ascii="宋体" w:eastAsia="宋体" w:hAnsi="宋体" w:hint="eastAsia"/>
        </w:rPr>
        <w:t>北京</w:t>
      </w:r>
      <w:r w:rsidR="00E81010">
        <w:rPr>
          <w:rFonts w:ascii="宋体" w:eastAsia="宋体" w:hAnsi="宋体" w:hint="eastAsia"/>
        </w:rPr>
        <w:t>众学科技</w:t>
      </w:r>
      <w:r w:rsidRPr="003A7F70">
        <w:rPr>
          <w:rFonts w:ascii="宋体" w:eastAsia="宋体" w:hAnsi="宋体" w:hint="eastAsia"/>
        </w:rPr>
        <w:t>有限公司是一家努力为广大</w:t>
      </w:r>
      <w:r w:rsidR="00BF1D82" w:rsidRPr="003A7F70">
        <w:rPr>
          <w:rFonts w:ascii="宋体" w:eastAsia="宋体" w:hAnsi="宋体" w:hint="eastAsia"/>
        </w:rPr>
        <w:t>高校</w:t>
      </w:r>
      <w:r w:rsidRPr="003A7F70">
        <w:rPr>
          <w:rFonts w:ascii="宋体" w:eastAsia="宋体" w:hAnsi="宋体" w:hint="eastAsia"/>
        </w:rPr>
        <w:t>学子</w:t>
      </w:r>
      <w:r w:rsidR="00556EB2" w:rsidRPr="003A7F70">
        <w:rPr>
          <w:rFonts w:ascii="宋体" w:eastAsia="宋体" w:hAnsi="宋体" w:hint="eastAsia"/>
        </w:rPr>
        <w:t>提供</w:t>
      </w:r>
      <w:r w:rsidR="004A3EE2">
        <w:rPr>
          <w:rFonts w:ascii="宋体" w:eastAsia="宋体" w:hAnsi="宋体" w:hint="eastAsia"/>
        </w:rPr>
        <w:t>大学课程学习交流、促进高校学生线上学习互助</w:t>
      </w:r>
      <w:r w:rsidR="00752439" w:rsidRPr="003A7F70">
        <w:rPr>
          <w:rFonts w:ascii="宋体" w:eastAsia="宋体" w:hAnsi="宋体" w:hint="eastAsia"/>
        </w:rPr>
        <w:t>的公司，</w:t>
      </w:r>
      <w:proofErr w:type="spellStart"/>
      <w:r w:rsidR="00752439" w:rsidRPr="003A7F70">
        <w:rPr>
          <w:rFonts w:ascii="宋体" w:eastAsia="宋体" w:hAnsi="宋体" w:hint="eastAsia"/>
        </w:rPr>
        <w:t>iCourse</w:t>
      </w:r>
      <w:proofErr w:type="spellEnd"/>
      <w:r w:rsidR="00752439" w:rsidRPr="003A7F70">
        <w:rPr>
          <w:rFonts w:ascii="宋体" w:eastAsia="宋体" w:hAnsi="宋体" w:hint="eastAsia"/>
        </w:rPr>
        <w:t>是我们</w:t>
      </w:r>
      <w:r w:rsidR="00F539AF" w:rsidRPr="003A7F70">
        <w:rPr>
          <w:rFonts w:ascii="宋体" w:eastAsia="宋体" w:hAnsi="宋体" w:hint="eastAsia"/>
        </w:rPr>
        <w:t>开发的一款</w:t>
      </w:r>
      <w:r w:rsidR="00D44596" w:rsidRPr="003A7F70">
        <w:rPr>
          <w:rFonts w:ascii="宋体" w:eastAsia="宋体" w:hAnsi="宋体" w:hint="eastAsia"/>
        </w:rPr>
        <w:t>课程资源分享、课程信息交流的校园学习工具</w:t>
      </w:r>
      <w:r w:rsidR="00597B79" w:rsidRPr="003A7F70">
        <w:rPr>
          <w:rFonts w:ascii="宋体" w:eastAsia="宋体" w:hAnsi="宋体" w:hint="eastAsia"/>
        </w:rPr>
        <w:t>，目标客户是</w:t>
      </w:r>
      <w:r w:rsidR="002F5020">
        <w:rPr>
          <w:rFonts w:ascii="宋体" w:eastAsia="宋体" w:hAnsi="宋体" w:hint="eastAsia"/>
        </w:rPr>
        <w:t>全体</w:t>
      </w:r>
      <w:r w:rsidR="00284CEB" w:rsidRPr="003A7F70">
        <w:rPr>
          <w:rFonts w:ascii="宋体" w:eastAsia="宋体" w:hAnsi="宋体" w:hint="eastAsia"/>
        </w:rPr>
        <w:t>学生。</w:t>
      </w:r>
      <w:proofErr w:type="spellStart"/>
      <w:r w:rsidR="00F3082B" w:rsidRPr="003A7F70">
        <w:rPr>
          <w:rFonts w:ascii="宋体" w:eastAsia="宋体" w:hAnsi="宋体" w:hint="eastAsia"/>
        </w:rPr>
        <w:t>iCourse</w:t>
      </w:r>
      <w:proofErr w:type="spellEnd"/>
      <w:r w:rsidR="00F3082B" w:rsidRPr="003A7F70">
        <w:rPr>
          <w:rFonts w:ascii="宋体" w:eastAsia="宋体" w:hAnsi="宋体" w:hint="eastAsia"/>
        </w:rPr>
        <w:t>定位成为国内首家</w:t>
      </w:r>
      <w:r w:rsidR="00D50EED" w:rsidRPr="003A7F70">
        <w:rPr>
          <w:rFonts w:ascii="宋体" w:eastAsia="宋体" w:hAnsi="宋体" w:hint="eastAsia"/>
        </w:rPr>
        <w:t>主</w:t>
      </w:r>
      <w:proofErr w:type="gramStart"/>
      <w:r w:rsidR="00D50EED" w:rsidRPr="003A7F70">
        <w:rPr>
          <w:rFonts w:ascii="宋体" w:eastAsia="宋体" w:hAnsi="宋体" w:hint="eastAsia"/>
        </w:rPr>
        <w:t>打学习</w:t>
      </w:r>
      <w:proofErr w:type="gramEnd"/>
      <w:r w:rsidR="00D50EED" w:rsidRPr="003A7F70">
        <w:rPr>
          <w:rFonts w:ascii="宋体" w:eastAsia="宋体" w:hAnsi="宋体" w:hint="eastAsia"/>
        </w:rPr>
        <w:t>资源分享、</w:t>
      </w:r>
      <w:r w:rsidR="00997693" w:rsidRPr="003A7F70">
        <w:rPr>
          <w:rFonts w:ascii="宋体" w:eastAsia="宋体" w:hAnsi="宋体" w:hint="eastAsia"/>
        </w:rPr>
        <w:t>将线下学习转移到线上学习互助的</w:t>
      </w:r>
      <w:r w:rsidR="00D50EED" w:rsidRPr="003A7F70">
        <w:rPr>
          <w:rFonts w:ascii="宋体" w:eastAsia="宋体" w:hAnsi="宋体" w:hint="eastAsia"/>
        </w:rPr>
        <w:t>UGC平台。平台将</w:t>
      </w:r>
      <w:r w:rsidR="003F3501" w:rsidRPr="003A7F70">
        <w:rPr>
          <w:rFonts w:ascii="宋体" w:eastAsia="宋体" w:hAnsi="宋体" w:hint="eastAsia"/>
        </w:rPr>
        <w:t>“学习</w:t>
      </w:r>
      <w:r w:rsidR="0017194D" w:rsidRPr="003A7F70">
        <w:rPr>
          <w:rFonts w:ascii="宋体" w:eastAsia="宋体" w:hAnsi="宋体" w:hint="eastAsia"/>
        </w:rPr>
        <w:t>”“</w:t>
      </w:r>
      <w:r w:rsidR="003F3501" w:rsidRPr="003A7F70">
        <w:rPr>
          <w:rFonts w:ascii="宋体" w:eastAsia="宋体" w:hAnsi="宋体" w:hint="eastAsia"/>
        </w:rPr>
        <w:t>分享”</w:t>
      </w:r>
      <w:r w:rsidR="0017194D" w:rsidRPr="003A7F70">
        <w:rPr>
          <w:rFonts w:ascii="宋体" w:eastAsia="宋体" w:hAnsi="宋体" w:hint="eastAsia"/>
        </w:rPr>
        <w:t>这两大</w:t>
      </w:r>
      <w:r w:rsidR="003F3501" w:rsidRPr="003A7F70">
        <w:rPr>
          <w:rFonts w:ascii="宋体" w:eastAsia="宋体" w:hAnsi="宋体" w:hint="eastAsia"/>
        </w:rPr>
        <w:t>元素作为</w:t>
      </w:r>
      <w:r w:rsidR="0093259A" w:rsidRPr="003A7F70">
        <w:rPr>
          <w:rFonts w:ascii="宋体" w:eastAsia="宋体" w:hAnsi="宋体" w:hint="eastAsia"/>
        </w:rPr>
        <w:t>新时代</w:t>
      </w:r>
      <w:r w:rsidR="0017194D" w:rsidRPr="003A7F70">
        <w:rPr>
          <w:rFonts w:ascii="宋体" w:eastAsia="宋体" w:hAnsi="宋体" w:hint="eastAsia"/>
        </w:rPr>
        <w:t>互联网</w:t>
      </w:r>
      <w:r w:rsidR="00B10264" w:rsidRPr="003A7F70">
        <w:rPr>
          <w:rFonts w:ascii="宋体" w:eastAsia="宋体" w:hAnsi="宋体" w:hint="eastAsia"/>
        </w:rPr>
        <w:t>领域的开发点，为</w:t>
      </w:r>
      <w:r w:rsidR="00B03268" w:rsidRPr="003A7F70">
        <w:rPr>
          <w:rFonts w:ascii="宋体" w:eastAsia="宋体" w:hAnsi="宋体" w:hint="eastAsia"/>
        </w:rPr>
        <w:t>任何热衷于学习交流的高校学生提供服务。</w:t>
      </w:r>
      <w:proofErr w:type="spellStart"/>
      <w:r w:rsidR="007115C7" w:rsidRPr="003A7F70">
        <w:rPr>
          <w:rFonts w:ascii="宋体" w:eastAsia="宋体" w:hAnsi="宋体" w:hint="eastAsia"/>
        </w:rPr>
        <w:t>iCourse</w:t>
      </w:r>
      <w:proofErr w:type="spellEnd"/>
      <w:r w:rsidR="007115C7" w:rsidRPr="003A7F70">
        <w:rPr>
          <w:rFonts w:ascii="宋体" w:eastAsia="宋体" w:hAnsi="宋体" w:hint="eastAsia"/>
        </w:rPr>
        <w:t>平台</w:t>
      </w:r>
      <w:r w:rsidR="0064016D" w:rsidRPr="003A7F70">
        <w:rPr>
          <w:rFonts w:ascii="宋体" w:eastAsia="宋体" w:hAnsi="宋体" w:hint="eastAsia"/>
        </w:rPr>
        <w:t>将资源分享、经验交流、</w:t>
      </w:r>
      <w:r w:rsidR="00997693" w:rsidRPr="003A7F70">
        <w:rPr>
          <w:rFonts w:ascii="宋体" w:eastAsia="宋体" w:hAnsi="宋体" w:hint="eastAsia"/>
        </w:rPr>
        <w:t>问题互助</w:t>
      </w:r>
      <w:r w:rsidR="003C50BB" w:rsidRPr="003A7F70">
        <w:rPr>
          <w:rFonts w:ascii="宋体" w:eastAsia="宋体" w:hAnsi="宋体" w:hint="eastAsia"/>
        </w:rPr>
        <w:t>等功能有机结合，</w:t>
      </w:r>
      <w:r w:rsidR="00D66BBA" w:rsidRPr="003A7F70">
        <w:rPr>
          <w:rFonts w:ascii="宋体" w:eastAsia="宋体" w:hAnsi="宋体" w:hint="eastAsia"/>
        </w:rPr>
        <w:t>在网站、</w:t>
      </w:r>
      <w:r w:rsidR="00184FBA">
        <w:rPr>
          <w:rFonts w:ascii="宋体" w:eastAsia="宋体" w:hAnsi="宋体" w:hint="eastAsia"/>
        </w:rPr>
        <w:t>移动app</w:t>
      </w:r>
      <w:r w:rsidR="006035FB" w:rsidRPr="003A7F70">
        <w:rPr>
          <w:rFonts w:ascii="宋体" w:eastAsia="宋体" w:hAnsi="宋体" w:hint="eastAsia"/>
        </w:rPr>
        <w:t>多个平台给用户提供线上学习体验。</w:t>
      </w:r>
      <w:r w:rsidR="00160CE6" w:rsidRPr="003A7F70">
        <w:rPr>
          <w:rFonts w:ascii="宋体" w:eastAsia="宋体" w:hAnsi="宋体" w:hint="eastAsia"/>
        </w:rPr>
        <w:t>网站及应用已运行小半年，在北京航空航天大学</w:t>
      </w:r>
      <w:r w:rsidR="00436B63" w:rsidRPr="003A7F70">
        <w:rPr>
          <w:rFonts w:ascii="宋体" w:eastAsia="宋体" w:hAnsi="宋体" w:hint="eastAsia"/>
        </w:rPr>
        <w:t>上线运行，总使用人数超过2000人，</w:t>
      </w:r>
      <w:r w:rsidR="00A8321C" w:rsidRPr="003A7F70">
        <w:rPr>
          <w:rFonts w:ascii="宋体" w:eastAsia="宋体" w:hAnsi="宋体" w:hint="eastAsia"/>
        </w:rPr>
        <w:t>获得了不错的反响。</w:t>
      </w:r>
    </w:p>
    <w:p w14:paraId="512A95E3" w14:textId="5348D96E" w:rsidR="00FC3E3B" w:rsidRPr="00943402" w:rsidRDefault="005D3558" w:rsidP="005D3558">
      <w:pPr>
        <w:pStyle w:val="2"/>
        <w:spacing w:before="163" w:after="163"/>
      </w:pPr>
      <w:bookmarkStart w:id="10" w:name="_Toc507448222"/>
      <w:bookmarkStart w:id="11" w:name="_Toc507448265"/>
      <w:bookmarkStart w:id="12" w:name="_Toc507449642"/>
      <w:bookmarkStart w:id="13" w:name="_Toc507452858"/>
      <w:bookmarkStart w:id="14" w:name="_Toc507453132"/>
      <w:r>
        <w:rPr>
          <w:rFonts w:hint="eastAsia"/>
        </w:rPr>
        <w:t xml:space="preserve">1.2 </w:t>
      </w:r>
      <w:r w:rsidR="003B031E" w:rsidRPr="00943402">
        <w:rPr>
          <w:rFonts w:hint="eastAsia"/>
        </w:rPr>
        <w:t>面临的市场机遇</w:t>
      </w:r>
      <w:bookmarkEnd w:id="10"/>
      <w:bookmarkEnd w:id="11"/>
      <w:bookmarkEnd w:id="12"/>
      <w:bookmarkEnd w:id="13"/>
      <w:bookmarkEnd w:id="14"/>
    </w:p>
    <w:p w14:paraId="59163D68" w14:textId="1F42C94C" w:rsidR="009827DF" w:rsidRPr="003A7F70" w:rsidRDefault="00B73F6D" w:rsidP="00943402">
      <w:pPr>
        <w:spacing w:line="360" w:lineRule="auto"/>
        <w:ind w:firstLine="420"/>
        <w:rPr>
          <w:rFonts w:ascii="宋体" w:eastAsia="宋体" w:hAnsi="宋体"/>
        </w:rPr>
      </w:pPr>
      <w:r w:rsidRPr="003A7F70">
        <w:rPr>
          <w:rFonts w:ascii="宋体" w:eastAsia="宋体" w:hAnsi="宋体" w:hint="eastAsia"/>
        </w:rPr>
        <w:t>随着现代社会的不断发展，</w:t>
      </w:r>
      <w:r w:rsidR="00957D2F" w:rsidRPr="003A7F70">
        <w:rPr>
          <w:rFonts w:ascii="宋体" w:eastAsia="宋体" w:hAnsi="宋体" w:hint="eastAsia"/>
        </w:rPr>
        <w:t>人们获取信息、学习知识的途径不再局限于</w:t>
      </w:r>
      <w:r w:rsidR="00C926E7" w:rsidRPr="003A7F70">
        <w:rPr>
          <w:rFonts w:ascii="宋体" w:eastAsia="宋体" w:hAnsi="宋体" w:hint="eastAsia"/>
        </w:rPr>
        <w:t>传统的教学</w:t>
      </w:r>
      <w:r w:rsidR="004C5350" w:rsidRPr="003A7F70">
        <w:rPr>
          <w:rFonts w:ascii="宋体" w:eastAsia="宋体" w:hAnsi="宋体" w:hint="eastAsia"/>
        </w:rPr>
        <w:t>方式，例如书本学习、老师传授，而是开始向多元化的互联网发展。</w:t>
      </w:r>
      <w:r w:rsidR="001B02A6" w:rsidRPr="003A7F70">
        <w:rPr>
          <w:rFonts w:ascii="宋体" w:eastAsia="宋体" w:hAnsi="宋体" w:hint="eastAsia"/>
        </w:rPr>
        <w:t>人们</w:t>
      </w:r>
      <w:r w:rsidR="000C103E" w:rsidRPr="003A7F70">
        <w:rPr>
          <w:rFonts w:ascii="宋体" w:eastAsia="宋体" w:hAnsi="宋体" w:hint="eastAsia"/>
        </w:rPr>
        <w:t>在</w:t>
      </w:r>
      <w:r w:rsidR="00684B5D" w:rsidRPr="003A7F70">
        <w:rPr>
          <w:rFonts w:ascii="宋体" w:eastAsia="宋体" w:hAnsi="宋体" w:hint="eastAsia"/>
        </w:rPr>
        <w:t>探索未知</w:t>
      </w:r>
      <w:r w:rsidR="000C103E" w:rsidRPr="003A7F70">
        <w:rPr>
          <w:rFonts w:ascii="宋体" w:eastAsia="宋体" w:hAnsi="宋体" w:hint="eastAsia"/>
        </w:rPr>
        <w:t>的道路上越来越</w:t>
      </w:r>
      <w:r w:rsidR="000F3AA6" w:rsidRPr="003A7F70">
        <w:rPr>
          <w:rFonts w:ascii="宋体" w:eastAsia="宋体" w:hAnsi="宋体" w:hint="eastAsia"/>
        </w:rPr>
        <w:t>倾向于</w:t>
      </w:r>
      <w:r w:rsidR="00EE1ADB" w:rsidRPr="003A7F70">
        <w:rPr>
          <w:rFonts w:ascii="宋体" w:eastAsia="宋体" w:hAnsi="宋体" w:hint="eastAsia"/>
        </w:rPr>
        <w:t>互联网，</w:t>
      </w:r>
      <w:r w:rsidR="00C03312" w:rsidRPr="003A7F70">
        <w:rPr>
          <w:rFonts w:ascii="宋体" w:eastAsia="宋体" w:hAnsi="宋体" w:hint="eastAsia"/>
        </w:rPr>
        <w:t>搜索引擎几乎成为所有人生活中不可或缺的要素，同时各类工具类的app</w:t>
      </w:r>
      <w:r w:rsidR="00C81E2F">
        <w:rPr>
          <w:rFonts w:ascii="宋体" w:eastAsia="宋体" w:hAnsi="宋体" w:hint="eastAsia"/>
        </w:rPr>
        <w:t>或应用也在我们每个人的</w:t>
      </w:r>
      <w:r w:rsidR="00C03312" w:rsidRPr="003A7F70">
        <w:rPr>
          <w:rFonts w:ascii="宋体" w:eastAsia="宋体" w:hAnsi="宋体" w:hint="eastAsia"/>
        </w:rPr>
        <w:t>生活中</w:t>
      </w:r>
      <w:r w:rsidR="00C81E2F">
        <w:rPr>
          <w:rFonts w:ascii="宋体" w:eastAsia="宋体" w:hAnsi="宋体" w:hint="eastAsia"/>
        </w:rPr>
        <w:t>扮演越来越重要的角色</w:t>
      </w:r>
      <w:r w:rsidR="00C03312" w:rsidRPr="003A7F70">
        <w:rPr>
          <w:rFonts w:ascii="宋体" w:eastAsia="宋体" w:hAnsi="宋体" w:hint="eastAsia"/>
        </w:rPr>
        <w:t>。</w:t>
      </w:r>
    </w:p>
    <w:p w14:paraId="7D9AC9A8" w14:textId="6FF6CA93" w:rsidR="004C5350" w:rsidRPr="00943402" w:rsidRDefault="00C03312" w:rsidP="00943402">
      <w:pPr>
        <w:spacing w:line="360" w:lineRule="auto"/>
        <w:ind w:firstLine="420"/>
        <w:rPr>
          <w:rFonts w:ascii="宋体" w:eastAsia="宋体" w:hAnsi="宋体"/>
        </w:rPr>
      </w:pPr>
      <w:r w:rsidRPr="003A7F70">
        <w:rPr>
          <w:rFonts w:ascii="宋体" w:eastAsia="宋体" w:hAnsi="宋体" w:hint="eastAsia"/>
        </w:rPr>
        <w:t>与此同时，我们也发现，</w:t>
      </w:r>
      <w:r w:rsidR="005F08B9" w:rsidRPr="003A7F70">
        <w:rPr>
          <w:rFonts w:ascii="宋体" w:eastAsia="宋体" w:hAnsi="宋体" w:hint="eastAsia"/>
        </w:rPr>
        <w:t>在高校的教育中，作为接触互联网与新兴技术最广泛的一群年轻人，高校学生</w:t>
      </w:r>
      <w:r w:rsidR="00EC75BB" w:rsidRPr="003A7F70">
        <w:rPr>
          <w:rFonts w:ascii="宋体" w:eastAsia="宋体" w:hAnsi="宋体" w:hint="eastAsia"/>
        </w:rPr>
        <w:t>在学习中仍然会深陷</w:t>
      </w:r>
      <w:r w:rsidR="00007BFF" w:rsidRPr="003A7F70">
        <w:rPr>
          <w:rFonts w:ascii="宋体" w:eastAsia="宋体" w:hAnsi="宋体" w:hint="eastAsia"/>
        </w:rPr>
        <w:t>于</w:t>
      </w:r>
      <w:r w:rsidR="00631A1F" w:rsidRPr="003A7F70">
        <w:rPr>
          <w:rFonts w:ascii="宋体" w:eastAsia="宋体" w:hAnsi="宋体" w:hint="eastAsia"/>
        </w:rPr>
        <w:t>课程学习渠道少、</w:t>
      </w:r>
      <w:r w:rsidR="000135C1" w:rsidRPr="003A7F70">
        <w:rPr>
          <w:rFonts w:ascii="宋体" w:eastAsia="宋体" w:hAnsi="宋体" w:hint="eastAsia"/>
        </w:rPr>
        <w:t>如何</w:t>
      </w:r>
      <w:r w:rsidR="00582A87" w:rsidRPr="003A7F70">
        <w:rPr>
          <w:rFonts w:ascii="宋体" w:eastAsia="宋体" w:hAnsi="宋体" w:hint="eastAsia"/>
        </w:rPr>
        <w:t>考</w:t>
      </w:r>
      <w:r w:rsidR="00C808CC" w:rsidRPr="003A7F70">
        <w:rPr>
          <w:rFonts w:ascii="宋体" w:eastAsia="宋体" w:hAnsi="宋体" w:hint="eastAsia"/>
        </w:rPr>
        <w:t>核</w:t>
      </w:r>
      <w:r w:rsidR="00582A87" w:rsidRPr="003A7F70">
        <w:rPr>
          <w:rFonts w:ascii="宋体" w:eastAsia="宋体" w:hAnsi="宋体" w:hint="eastAsia"/>
        </w:rPr>
        <w:t>、如何学好</w:t>
      </w:r>
      <w:r w:rsidR="001D269A" w:rsidRPr="003A7F70">
        <w:rPr>
          <w:rFonts w:ascii="宋体" w:eastAsia="宋体" w:hAnsi="宋体" w:hint="eastAsia"/>
        </w:rPr>
        <w:t>某门</w:t>
      </w:r>
      <w:r w:rsidR="00582A87" w:rsidRPr="003A7F70">
        <w:rPr>
          <w:rFonts w:ascii="宋体" w:eastAsia="宋体" w:hAnsi="宋体" w:hint="eastAsia"/>
        </w:rPr>
        <w:t>课程</w:t>
      </w:r>
      <w:r w:rsidR="001058E7" w:rsidRPr="003A7F70">
        <w:rPr>
          <w:rFonts w:ascii="宋体" w:eastAsia="宋体" w:hAnsi="宋体" w:hint="eastAsia"/>
        </w:rPr>
        <w:t>等烦恼。在短暂的一个学期中，</w:t>
      </w:r>
      <w:r w:rsidR="00854898" w:rsidRPr="003A7F70">
        <w:rPr>
          <w:rFonts w:ascii="宋体" w:eastAsia="宋体" w:hAnsi="宋体" w:hint="eastAsia"/>
        </w:rPr>
        <w:t>如何</w:t>
      </w:r>
      <w:r w:rsidR="006E2852" w:rsidRPr="003A7F70">
        <w:rPr>
          <w:rFonts w:ascii="宋体" w:eastAsia="宋体" w:hAnsi="宋体" w:hint="eastAsia"/>
        </w:rPr>
        <w:t>高效地</w:t>
      </w:r>
      <w:r w:rsidR="006873C2" w:rsidRPr="003A7F70">
        <w:rPr>
          <w:rFonts w:ascii="宋体" w:eastAsia="宋体" w:hAnsi="宋体" w:hint="eastAsia"/>
        </w:rPr>
        <w:t>学好一门课程</w:t>
      </w:r>
      <w:r w:rsidR="006E2852" w:rsidRPr="003A7F70">
        <w:rPr>
          <w:rFonts w:ascii="宋体" w:eastAsia="宋体" w:hAnsi="宋体" w:hint="eastAsia"/>
        </w:rPr>
        <w:t>、如何获取到</w:t>
      </w:r>
      <w:r w:rsidR="00D5489D">
        <w:rPr>
          <w:rFonts w:ascii="宋体" w:eastAsia="宋体" w:hAnsi="宋体" w:hint="eastAsia"/>
        </w:rPr>
        <w:t>相关课程的资源常常是摆在一个大学生面前的难题。</w:t>
      </w:r>
      <w:r w:rsidR="008F33F8" w:rsidRPr="003A7F70">
        <w:rPr>
          <w:rFonts w:ascii="宋体" w:eastAsia="宋体" w:hAnsi="宋体" w:hint="eastAsia"/>
        </w:rPr>
        <w:t>因此</w:t>
      </w:r>
      <w:proofErr w:type="gramStart"/>
      <w:r w:rsidR="008F33F8" w:rsidRPr="003A7F70">
        <w:rPr>
          <w:rFonts w:ascii="宋体" w:eastAsia="宋体" w:hAnsi="宋体" w:hint="eastAsia"/>
        </w:rPr>
        <w:t>本创业</w:t>
      </w:r>
      <w:proofErr w:type="gramEnd"/>
      <w:r w:rsidR="008F33F8" w:rsidRPr="003A7F70">
        <w:rPr>
          <w:rFonts w:ascii="宋体" w:eastAsia="宋体" w:hAnsi="宋体" w:hint="eastAsia"/>
        </w:rPr>
        <w:t>团队着力于</w:t>
      </w:r>
      <w:r w:rsidR="00F26D66" w:rsidRPr="003A7F70">
        <w:rPr>
          <w:rFonts w:ascii="宋体" w:eastAsia="宋体" w:hAnsi="宋体" w:hint="eastAsia"/>
        </w:rPr>
        <w:t>提升高校学生的</w:t>
      </w:r>
      <w:r w:rsidR="00815DDD" w:rsidRPr="003A7F70">
        <w:rPr>
          <w:rFonts w:ascii="宋体" w:eastAsia="宋体" w:hAnsi="宋体" w:hint="eastAsia"/>
        </w:rPr>
        <w:t>线上学习分享，</w:t>
      </w:r>
      <w:r w:rsidR="00DC78A2" w:rsidRPr="003A7F70">
        <w:rPr>
          <w:rFonts w:ascii="宋体" w:eastAsia="宋体" w:hAnsi="宋体" w:hint="eastAsia"/>
        </w:rPr>
        <w:t>改善同学们在学校学习过程的学习方式。</w:t>
      </w:r>
      <w:r w:rsidR="009D3FFC" w:rsidRPr="003A7F70">
        <w:rPr>
          <w:rFonts w:ascii="宋体" w:eastAsia="宋体" w:hAnsi="宋体" w:hint="eastAsia"/>
        </w:rPr>
        <w:t>通过这种线上知识分享的途径，让</w:t>
      </w:r>
      <w:r w:rsidR="00115A7B" w:rsidRPr="003A7F70">
        <w:rPr>
          <w:rFonts w:ascii="宋体" w:eastAsia="宋体" w:hAnsi="宋体" w:hint="eastAsia"/>
        </w:rPr>
        <w:t>学习变得更加高效有趣</w:t>
      </w:r>
      <w:r w:rsidR="00946E7C" w:rsidRPr="003A7F70">
        <w:rPr>
          <w:rFonts w:ascii="宋体" w:eastAsia="宋体" w:hAnsi="宋体" w:hint="eastAsia"/>
        </w:rPr>
        <w:t>；同时通过</w:t>
      </w:r>
      <w:r w:rsidR="00E659C4" w:rsidRPr="003A7F70">
        <w:rPr>
          <w:rFonts w:ascii="宋体" w:eastAsia="宋体" w:hAnsi="宋体" w:hint="eastAsia"/>
        </w:rPr>
        <w:t>线上资源分享</w:t>
      </w:r>
      <w:r w:rsidR="00E659C4" w:rsidRPr="003A7F70">
        <w:rPr>
          <w:rFonts w:ascii="宋体" w:eastAsia="宋体" w:hAnsi="宋体" w:hint="eastAsia"/>
        </w:rPr>
        <w:lastRenderedPageBreak/>
        <w:t>的方式，让</w:t>
      </w:r>
      <w:r w:rsidR="00966594" w:rsidRPr="003A7F70">
        <w:rPr>
          <w:rFonts w:ascii="宋体" w:eastAsia="宋体" w:hAnsi="宋体" w:hint="eastAsia"/>
        </w:rPr>
        <w:t>怎么学、</w:t>
      </w:r>
      <w:r w:rsidR="00F857BF" w:rsidRPr="003A7F70">
        <w:rPr>
          <w:rFonts w:ascii="宋体" w:eastAsia="宋体" w:hAnsi="宋体" w:hint="eastAsia"/>
        </w:rPr>
        <w:t>获取资源难</w:t>
      </w:r>
      <w:r w:rsidR="00EC0F39" w:rsidRPr="003A7F70">
        <w:rPr>
          <w:rFonts w:ascii="宋体" w:eastAsia="宋体" w:hAnsi="宋体" w:hint="eastAsia"/>
        </w:rPr>
        <w:t>的问题不再存在与大学生活中</w:t>
      </w:r>
      <w:r w:rsidR="001946BE" w:rsidRPr="003A7F70">
        <w:rPr>
          <w:rFonts w:ascii="宋体" w:eastAsia="宋体" w:hAnsi="宋体" w:hint="eastAsia"/>
        </w:rPr>
        <w:t>。</w:t>
      </w:r>
      <w:r w:rsidR="00EC0F39" w:rsidRPr="003A7F70">
        <w:rPr>
          <w:rFonts w:ascii="宋体" w:eastAsia="宋体" w:hAnsi="宋体" w:hint="eastAsia"/>
        </w:rPr>
        <w:t>我们希望通过我们的平台，</w:t>
      </w:r>
      <w:r w:rsidR="001946BE" w:rsidRPr="003A7F70">
        <w:rPr>
          <w:rFonts w:ascii="宋体" w:eastAsia="宋体" w:hAnsi="宋体" w:hint="eastAsia"/>
        </w:rPr>
        <w:t>能够让高校学生的学习途径多元化</w:t>
      </w:r>
      <w:r w:rsidR="00EC0F39" w:rsidRPr="003A7F70">
        <w:rPr>
          <w:rFonts w:ascii="宋体" w:eastAsia="宋体" w:hAnsi="宋体" w:hint="eastAsia"/>
        </w:rPr>
        <w:t>，让</w:t>
      </w:r>
      <w:r w:rsidR="00610480" w:rsidRPr="003A7F70">
        <w:rPr>
          <w:rFonts w:ascii="宋体" w:eastAsia="宋体" w:hAnsi="宋体" w:hint="eastAsia"/>
        </w:rPr>
        <w:t>知识成为线上社交的一部分。</w:t>
      </w:r>
    </w:p>
    <w:p w14:paraId="64FC66CB" w14:textId="63B9A376" w:rsidR="003422FE" w:rsidRPr="00943402" w:rsidRDefault="000F020C" w:rsidP="00943402">
      <w:pPr>
        <w:pStyle w:val="2"/>
        <w:spacing w:before="163" w:after="163"/>
      </w:pPr>
      <w:bookmarkStart w:id="15" w:name="_Toc507448223"/>
      <w:bookmarkStart w:id="16" w:name="_Toc507448266"/>
      <w:bookmarkStart w:id="17" w:name="_Toc507449643"/>
      <w:bookmarkStart w:id="18" w:name="_Toc507452859"/>
      <w:bookmarkStart w:id="19" w:name="_Toc507453133"/>
      <w:r>
        <w:rPr>
          <w:rFonts w:hint="eastAsia"/>
        </w:rPr>
        <w:t xml:space="preserve">1.3 </w:t>
      </w:r>
      <w:r w:rsidR="00D64CD4" w:rsidRPr="00943402">
        <w:rPr>
          <w:rFonts w:hint="eastAsia"/>
        </w:rPr>
        <w:t>经济状况和盈利能力预测</w:t>
      </w:r>
      <w:bookmarkEnd w:id="15"/>
      <w:bookmarkEnd w:id="16"/>
      <w:bookmarkEnd w:id="17"/>
      <w:bookmarkEnd w:id="18"/>
      <w:bookmarkEnd w:id="19"/>
    </w:p>
    <w:p w14:paraId="6A65B0EA" w14:textId="36AD7084" w:rsidR="00D64CD4" w:rsidRPr="00943402" w:rsidRDefault="00D64CD4" w:rsidP="00943402">
      <w:pPr>
        <w:spacing w:line="360" w:lineRule="auto"/>
        <w:ind w:firstLine="420"/>
        <w:rPr>
          <w:rFonts w:ascii="宋体" w:eastAsia="宋体" w:hAnsi="宋体"/>
        </w:rPr>
      </w:pPr>
      <w:r w:rsidRPr="00943402">
        <w:rPr>
          <w:rFonts w:ascii="宋体" w:eastAsia="宋体" w:hAnsi="宋体" w:hint="eastAsia"/>
        </w:rPr>
        <w:t>我团队用于</w:t>
      </w:r>
      <w:proofErr w:type="spellStart"/>
      <w:r w:rsidR="00B56122" w:rsidRPr="00943402">
        <w:rPr>
          <w:rFonts w:ascii="宋体" w:eastAsia="宋体" w:hAnsi="宋体" w:hint="eastAsia"/>
        </w:rPr>
        <w:t>iCourse</w:t>
      </w:r>
      <w:proofErr w:type="spellEnd"/>
      <w:r w:rsidR="00B56122" w:rsidRPr="00943402">
        <w:rPr>
          <w:rFonts w:ascii="宋体" w:eastAsia="宋体" w:hAnsi="宋体" w:hint="eastAsia"/>
        </w:rPr>
        <w:t>平台的费用主要在</w:t>
      </w:r>
      <w:r w:rsidR="002C00A8" w:rsidRPr="00943402">
        <w:rPr>
          <w:rFonts w:ascii="宋体" w:eastAsia="宋体" w:hAnsi="宋体" w:hint="eastAsia"/>
        </w:rPr>
        <w:t>网站及app的服务器租借、</w:t>
      </w:r>
      <w:r w:rsidR="009158E1" w:rsidRPr="00943402">
        <w:rPr>
          <w:rFonts w:ascii="宋体" w:eastAsia="宋体" w:hAnsi="宋体" w:hint="eastAsia"/>
        </w:rPr>
        <w:t>网站域名的使用</w:t>
      </w:r>
      <w:r w:rsidR="00ED0211" w:rsidRPr="00943402">
        <w:rPr>
          <w:rFonts w:ascii="宋体" w:eastAsia="宋体" w:hAnsi="宋体" w:hint="eastAsia"/>
        </w:rPr>
        <w:t>等投资2000元，</w:t>
      </w:r>
      <w:r w:rsidR="00645C7A" w:rsidRPr="00943402">
        <w:rPr>
          <w:rFonts w:ascii="宋体" w:eastAsia="宋体" w:hAnsi="宋体" w:hint="eastAsia"/>
        </w:rPr>
        <w:t>平台</w:t>
      </w:r>
      <w:r w:rsidR="00863530">
        <w:rPr>
          <w:rFonts w:ascii="宋体" w:eastAsia="宋体" w:hAnsi="宋体" w:hint="eastAsia"/>
        </w:rPr>
        <w:t>服务器</w:t>
      </w:r>
      <w:r w:rsidR="00645C7A" w:rsidRPr="00943402">
        <w:rPr>
          <w:rFonts w:ascii="宋体" w:eastAsia="宋体" w:hAnsi="宋体" w:hint="eastAsia"/>
        </w:rPr>
        <w:t>的运行及维护的费用在每年500-3000元，</w:t>
      </w:r>
      <w:r w:rsidR="008A7948" w:rsidRPr="00943402">
        <w:rPr>
          <w:rFonts w:ascii="宋体" w:eastAsia="宋体" w:hAnsi="宋体" w:hint="eastAsia"/>
        </w:rPr>
        <w:t>用于宣传</w:t>
      </w:r>
      <w:r w:rsidR="00D46FC2" w:rsidRPr="00943402">
        <w:rPr>
          <w:rFonts w:ascii="宋体" w:eastAsia="宋体" w:hAnsi="宋体" w:hint="eastAsia"/>
        </w:rPr>
        <w:t>及</w:t>
      </w:r>
      <w:r w:rsidR="00E06C56" w:rsidRPr="00943402">
        <w:rPr>
          <w:rFonts w:ascii="宋体" w:eastAsia="宋体" w:hAnsi="宋体" w:hint="eastAsia"/>
        </w:rPr>
        <w:t>之后维护的费用</w:t>
      </w:r>
      <w:r w:rsidR="008D7F91">
        <w:rPr>
          <w:rFonts w:ascii="宋体" w:eastAsia="宋体" w:hAnsi="宋体" w:hint="eastAsia"/>
        </w:rPr>
        <w:t>50</w:t>
      </w:r>
      <w:r w:rsidR="00E06C56" w:rsidRPr="00943402">
        <w:rPr>
          <w:rFonts w:ascii="宋体" w:eastAsia="宋体" w:hAnsi="宋体" w:hint="eastAsia"/>
        </w:rPr>
        <w:t>00</w:t>
      </w:r>
      <w:r w:rsidR="008D7F91">
        <w:rPr>
          <w:rFonts w:ascii="宋体" w:eastAsia="宋体" w:hAnsi="宋体" w:hint="eastAsia"/>
        </w:rPr>
        <w:t>元</w:t>
      </w:r>
      <w:r w:rsidR="00E06C56" w:rsidRPr="00943402">
        <w:rPr>
          <w:rFonts w:ascii="宋体" w:eastAsia="宋体" w:hAnsi="宋体" w:hint="eastAsia"/>
        </w:rPr>
        <w:t>。预期第二年可以收回投资，</w:t>
      </w:r>
      <w:r w:rsidR="008D7F91" w:rsidRPr="003A7F70">
        <w:rPr>
          <w:rFonts w:ascii="宋体" w:eastAsia="宋体" w:hAnsi="宋体" w:hint="eastAsia"/>
        </w:rPr>
        <w:t>第</w:t>
      </w:r>
      <w:r w:rsidR="008D7F91">
        <w:rPr>
          <w:rFonts w:ascii="宋体" w:eastAsia="宋体" w:hAnsi="宋体" w:hint="eastAsia"/>
        </w:rPr>
        <w:t>五</w:t>
      </w:r>
      <w:r w:rsidR="008D7F91" w:rsidRPr="003A7F70">
        <w:rPr>
          <w:rFonts w:ascii="宋体" w:eastAsia="宋体" w:hAnsi="宋体" w:hint="eastAsia"/>
        </w:rPr>
        <w:t>年累计税后净现金流量为149万余元。</w:t>
      </w:r>
    </w:p>
    <w:p w14:paraId="29663F51" w14:textId="78F6C157" w:rsidR="00D7378F" w:rsidRPr="002366AC" w:rsidRDefault="000F020C" w:rsidP="002366AC">
      <w:pPr>
        <w:pStyle w:val="2"/>
        <w:spacing w:before="163" w:after="163"/>
      </w:pPr>
      <w:bookmarkStart w:id="20" w:name="_Toc507448224"/>
      <w:bookmarkStart w:id="21" w:name="_Toc507448267"/>
      <w:bookmarkStart w:id="22" w:name="_Toc507449644"/>
      <w:bookmarkStart w:id="23" w:name="_Toc507452860"/>
      <w:bookmarkStart w:id="24" w:name="_Toc507453134"/>
      <w:r>
        <w:rPr>
          <w:rFonts w:hint="eastAsia"/>
        </w:rPr>
        <w:t xml:space="preserve">1.4 </w:t>
      </w:r>
      <w:r w:rsidR="00D7378F" w:rsidRPr="002366AC">
        <w:rPr>
          <w:rFonts w:hint="eastAsia"/>
        </w:rPr>
        <w:t>创业团队概述</w:t>
      </w:r>
      <w:bookmarkEnd w:id="20"/>
      <w:bookmarkEnd w:id="21"/>
      <w:bookmarkEnd w:id="22"/>
      <w:bookmarkEnd w:id="23"/>
      <w:bookmarkEnd w:id="24"/>
    </w:p>
    <w:p w14:paraId="3AE04503" w14:textId="1C22BF5A" w:rsidR="001125A4" w:rsidRPr="00532209" w:rsidRDefault="00D7378F" w:rsidP="00532209">
      <w:pPr>
        <w:spacing w:line="360" w:lineRule="auto"/>
        <w:ind w:firstLine="360"/>
        <w:rPr>
          <w:rFonts w:ascii="宋体" w:eastAsia="宋体" w:hAnsi="宋体"/>
        </w:rPr>
      </w:pPr>
      <w:proofErr w:type="spellStart"/>
      <w:r w:rsidRPr="00A04D47">
        <w:rPr>
          <w:rFonts w:ascii="宋体" w:eastAsia="宋体" w:hAnsi="宋体" w:hint="eastAsia"/>
        </w:rPr>
        <w:t>iCourse</w:t>
      </w:r>
      <w:proofErr w:type="spellEnd"/>
      <w:r w:rsidRPr="00A04D47">
        <w:rPr>
          <w:rFonts w:ascii="宋体" w:eastAsia="宋体" w:hAnsi="宋体" w:hint="eastAsia"/>
        </w:rPr>
        <w:t>创业团队</w:t>
      </w:r>
      <w:r w:rsidR="00B12B2F" w:rsidRPr="00A04D47">
        <w:rPr>
          <w:rFonts w:ascii="宋体" w:eastAsia="宋体" w:hAnsi="宋体" w:hint="eastAsia"/>
        </w:rPr>
        <w:t>由</w:t>
      </w:r>
      <w:r w:rsidR="005566FD">
        <w:rPr>
          <w:rFonts w:ascii="宋体" w:eastAsia="宋体" w:hAnsi="宋体" w:hint="eastAsia"/>
        </w:rPr>
        <w:t>10</w:t>
      </w:r>
      <w:r w:rsidR="00E76FE0" w:rsidRPr="00A04D47">
        <w:rPr>
          <w:rFonts w:ascii="宋体" w:eastAsia="宋体" w:hAnsi="宋体" w:hint="eastAsia"/>
        </w:rPr>
        <w:t>名高校学生组成，</w:t>
      </w:r>
      <w:r w:rsidR="00A4537C" w:rsidRPr="00A04D47">
        <w:rPr>
          <w:rFonts w:ascii="宋体" w:eastAsia="宋体" w:hAnsi="宋体" w:hint="eastAsia"/>
        </w:rPr>
        <w:t>由多个学院的精英人才共同组成</w:t>
      </w:r>
      <w:r w:rsidR="00602357" w:rsidRPr="00A04D47">
        <w:rPr>
          <w:rFonts w:ascii="宋体" w:eastAsia="宋体" w:hAnsi="宋体" w:hint="eastAsia"/>
        </w:rPr>
        <w:t>。来自不同院系不同专业的成员发挥着自己的专业知识，为</w:t>
      </w:r>
      <w:r w:rsidR="00393D66" w:rsidRPr="00A04D47">
        <w:rPr>
          <w:rFonts w:ascii="宋体" w:eastAsia="宋体" w:hAnsi="宋体" w:hint="eastAsia"/>
        </w:rPr>
        <w:t>平台的发展提供</w:t>
      </w:r>
      <w:r w:rsidR="004E102A" w:rsidRPr="00A04D47">
        <w:rPr>
          <w:rFonts w:ascii="宋体" w:eastAsia="宋体" w:hAnsi="宋体" w:hint="eastAsia"/>
        </w:rPr>
        <w:t>技术、管理、运行</w:t>
      </w:r>
      <w:r w:rsidR="00A50494" w:rsidRPr="00A04D47">
        <w:rPr>
          <w:rFonts w:ascii="宋体" w:eastAsia="宋体" w:hAnsi="宋体" w:hint="eastAsia"/>
        </w:rPr>
        <w:t>、设计等</w:t>
      </w:r>
      <w:r w:rsidR="00553F4E" w:rsidRPr="00A04D47">
        <w:rPr>
          <w:rFonts w:ascii="宋体" w:eastAsia="宋体" w:hAnsi="宋体" w:hint="eastAsia"/>
        </w:rPr>
        <w:t>多方位的支持，</w:t>
      </w:r>
      <w:r w:rsidR="005D663E" w:rsidRPr="00A04D47">
        <w:rPr>
          <w:rFonts w:ascii="宋体" w:eastAsia="宋体" w:hAnsi="宋体" w:hint="eastAsia"/>
        </w:rPr>
        <w:t>有助于</w:t>
      </w:r>
      <w:r w:rsidR="00727EDE" w:rsidRPr="00A04D47">
        <w:rPr>
          <w:rFonts w:ascii="宋体" w:eastAsia="宋体" w:hAnsi="宋体" w:hint="eastAsia"/>
        </w:rPr>
        <w:t>团队</w:t>
      </w:r>
      <w:r w:rsidR="004D6D76" w:rsidRPr="00A04D47">
        <w:rPr>
          <w:rFonts w:ascii="宋体" w:eastAsia="宋体" w:hAnsi="宋体" w:hint="eastAsia"/>
        </w:rPr>
        <w:t>找到更多维的</w:t>
      </w:r>
      <w:r w:rsidR="00F21D00" w:rsidRPr="00A04D47">
        <w:rPr>
          <w:rFonts w:ascii="宋体" w:eastAsia="宋体" w:hAnsi="宋体" w:hint="eastAsia"/>
        </w:rPr>
        <w:t>思路与想法，</w:t>
      </w:r>
      <w:r w:rsidR="006B6594" w:rsidRPr="00A04D47">
        <w:rPr>
          <w:rFonts w:ascii="宋体" w:eastAsia="宋体" w:hAnsi="宋体" w:hint="eastAsia"/>
        </w:rPr>
        <w:t>促进产业的稳步发展。</w:t>
      </w:r>
    </w:p>
    <w:p w14:paraId="730007DF" w14:textId="2C4A9B38" w:rsidR="00C97002" w:rsidRPr="00532209" w:rsidRDefault="000F020C" w:rsidP="00532209">
      <w:pPr>
        <w:pStyle w:val="2"/>
        <w:spacing w:before="163" w:after="163"/>
      </w:pPr>
      <w:bookmarkStart w:id="25" w:name="_Toc507448225"/>
      <w:bookmarkStart w:id="26" w:name="_Toc507448268"/>
      <w:bookmarkStart w:id="27" w:name="_Toc507449645"/>
      <w:bookmarkStart w:id="28" w:name="_Toc507452861"/>
      <w:bookmarkStart w:id="29" w:name="_Toc507453135"/>
      <w:r>
        <w:rPr>
          <w:rFonts w:hint="eastAsia"/>
        </w:rPr>
        <w:t xml:space="preserve">1.5 </w:t>
      </w:r>
      <w:r w:rsidR="00C97002" w:rsidRPr="00532209">
        <w:rPr>
          <w:rFonts w:hint="eastAsia"/>
        </w:rPr>
        <w:t>发展战略</w:t>
      </w:r>
      <w:bookmarkEnd w:id="25"/>
      <w:bookmarkEnd w:id="26"/>
      <w:bookmarkEnd w:id="27"/>
      <w:bookmarkEnd w:id="28"/>
      <w:bookmarkEnd w:id="29"/>
    </w:p>
    <w:p w14:paraId="52300784" w14:textId="5307D1BB" w:rsidR="00C97002" w:rsidRPr="003A7F70" w:rsidRDefault="00C97002"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近期发展目标（1-2年）</w:t>
      </w:r>
      <w:r w:rsidR="00694D38" w:rsidRPr="003A7F70">
        <w:rPr>
          <w:rFonts w:ascii="宋体" w:eastAsia="宋体" w:hAnsi="宋体" w:hint="eastAsia"/>
        </w:rPr>
        <w:t>：</w:t>
      </w:r>
      <w:r w:rsidR="003F7196" w:rsidRPr="003A7F70">
        <w:rPr>
          <w:rFonts w:ascii="宋体" w:eastAsia="宋体" w:hAnsi="宋体" w:hint="eastAsia"/>
        </w:rPr>
        <w:t>以北京</w:t>
      </w:r>
      <w:r w:rsidRPr="003A7F70">
        <w:rPr>
          <w:rFonts w:ascii="宋体" w:eastAsia="宋体" w:hAnsi="宋体" w:hint="eastAsia"/>
        </w:rPr>
        <w:t>为中心，</w:t>
      </w:r>
      <w:r w:rsidR="003F7196" w:rsidRPr="003A7F70">
        <w:rPr>
          <w:rFonts w:ascii="宋体" w:eastAsia="宋体" w:hAnsi="宋体" w:hint="eastAsia"/>
        </w:rPr>
        <w:t>进入各大高校进行</w:t>
      </w:r>
      <w:r w:rsidR="00B2070E" w:rsidRPr="003A7F70">
        <w:rPr>
          <w:rFonts w:ascii="宋体" w:eastAsia="宋体" w:hAnsi="宋体" w:hint="eastAsia"/>
        </w:rPr>
        <w:t>推广，全力抢占华北市场。</w:t>
      </w:r>
    </w:p>
    <w:p w14:paraId="4CD20E0D" w14:textId="0190590A" w:rsidR="00A124B7" w:rsidRPr="003A7F70" w:rsidRDefault="00A124B7"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中期发展目标（</w:t>
      </w:r>
      <w:r w:rsidR="000149B2" w:rsidRPr="003A7F70">
        <w:rPr>
          <w:rFonts w:ascii="宋体" w:eastAsia="宋体" w:hAnsi="宋体" w:hint="eastAsia"/>
        </w:rPr>
        <w:t>3-5年</w:t>
      </w:r>
      <w:r w:rsidRPr="003A7F70">
        <w:rPr>
          <w:rFonts w:ascii="宋体" w:eastAsia="宋体" w:hAnsi="宋体" w:hint="eastAsia"/>
        </w:rPr>
        <w:t>）</w:t>
      </w:r>
      <w:r w:rsidR="000149B2" w:rsidRPr="003A7F70">
        <w:rPr>
          <w:rFonts w:ascii="宋体" w:eastAsia="宋体" w:hAnsi="宋体" w:hint="eastAsia"/>
        </w:rPr>
        <w:t>：</w:t>
      </w:r>
      <w:r w:rsidR="00934260" w:rsidRPr="003A7F70">
        <w:rPr>
          <w:rFonts w:ascii="宋体" w:eastAsia="宋体" w:hAnsi="宋体" w:hint="eastAsia"/>
        </w:rPr>
        <w:t>通过多种形式的</w:t>
      </w:r>
      <w:r w:rsidR="00694D38" w:rsidRPr="003A7F70">
        <w:rPr>
          <w:rFonts w:ascii="宋体" w:eastAsia="宋体" w:hAnsi="宋体" w:hint="eastAsia"/>
        </w:rPr>
        <w:t>融资渠道进行融资，</w:t>
      </w:r>
      <w:r w:rsidR="00934260" w:rsidRPr="003A7F70">
        <w:rPr>
          <w:rFonts w:ascii="宋体" w:eastAsia="宋体" w:hAnsi="宋体" w:hint="eastAsia"/>
        </w:rPr>
        <w:t>建立科技有限公司，</w:t>
      </w:r>
      <w:r w:rsidR="002E2E91" w:rsidRPr="003A7F70">
        <w:rPr>
          <w:rFonts w:ascii="宋体" w:eastAsia="宋体" w:hAnsi="宋体" w:hint="eastAsia"/>
        </w:rPr>
        <w:t>面向广大</w:t>
      </w:r>
      <w:r w:rsidR="00B5771F" w:rsidRPr="003A7F70">
        <w:rPr>
          <w:rFonts w:ascii="宋体" w:eastAsia="宋体" w:hAnsi="宋体" w:hint="eastAsia"/>
        </w:rPr>
        <w:t>国内重点高校</w:t>
      </w:r>
      <w:r w:rsidR="00FE66D7" w:rsidRPr="003A7F70">
        <w:rPr>
          <w:rFonts w:ascii="宋体" w:eastAsia="宋体" w:hAnsi="宋体" w:hint="eastAsia"/>
        </w:rPr>
        <w:t>的学生。</w:t>
      </w:r>
    </w:p>
    <w:p w14:paraId="29D23D8F" w14:textId="72BFA116" w:rsidR="00FE66D7" w:rsidRPr="003A7F70" w:rsidRDefault="001B3F6F"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长期发展目标（5-10年）：积累资金和原始资本，打造产业品牌，向</w:t>
      </w:r>
      <w:r w:rsidR="00C52926" w:rsidRPr="003A7F70">
        <w:rPr>
          <w:rFonts w:ascii="宋体" w:eastAsia="宋体" w:hAnsi="宋体" w:hint="eastAsia"/>
        </w:rPr>
        <w:t>教育机构和中小学</w:t>
      </w:r>
      <w:r w:rsidR="00957A66" w:rsidRPr="003A7F70">
        <w:rPr>
          <w:rFonts w:ascii="宋体" w:eastAsia="宋体" w:hAnsi="宋体" w:hint="eastAsia"/>
        </w:rPr>
        <w:t>学校进行推广，</w:t>
      </w:r>
      <w:r w:rsidR="009D7932" w:rsidRPr="003A7F70">
        <w:rPr>
          <w:rFonts w:ascii="宋体" w:eastAsia="宋体" w:hAnsi="宋体" w:hint="eastAsia"/>
        </w:rPr>
        <w:t>进行产业传播。</w:t>
      </w:r>
    </w:p>
    <w:p w14:paraId="7EC3ADBF" w14:textId="211EF339" w:rsidR="00165117" w:rsidRPr="004D6C03" w:rsidRDefault="000F020C" w:rsidP="00AC5AD2">
      <w:pPr>
        <w:pStyle w:val="1"/>
      </w:pPr>
      <w:bookmarkStart w:id="30" w:name="_Toc507449646"/>
      <w:bookmarkStart w:id="31" w:name="_Toc507452862"/>
      <w:bookmarkStart w:id="32" w:name="_Toc507453136"/>
      <w:r w:rsidRPr="004D6C03">
        <w:rPr>
          <w:rFonts w:hint="eastAsia"/>
        </w:rPr>
        <w:t xml:space="preserve">2. </w:t>
      </w:r>
      <w:r w:rsidR="00165117" w:rsidRPr="004D6C03">
        <w:rPr>
          <w:rFonts w:hint="eastAsia"/>
        </w:rPr>
        <w:t>市场分析</w:t>
      </w:r>
      <w:bookmarkEnd w:id="30"/>
      <w:bookmarkEnd w:id="31"/>
      <w:bookmarkEnd w:id="32"/>
    </w:p>
    <w:p w14:paraId="33ED7EA9" w14:textId="092566AA" w:rsidR="00165117" w:rsidRPr="004D6C03" w:rsidRDefault="000F020C" w:rsidP="00FF33B9">
      <w:pPr>
        <w:pStyle w:val="2"/>
        <w:spacing w:before="163" w:after="163"/>
      </w:pPr>
      <w:bookmarkStart w:id="33" w:name="_Toc507449647"/>
      <w:bookmarkStart w:id="34" w:name="_Toc507452863"/>
      <w:bookmarkStart w:id="35" w:name="_Toc507453137"/>
      <w:r w:rsidRPr="004D6C03">
        <w:rPr>
          <w:rFonts w:hint="eastAsia"/>
        </w:rPr>
        <w:t xml:space="preserve">2.1 </w:t>
      </w:r>
      <w:r w:rsidR="00165117" w:rsidRPr="004D6C03">
        <w:rPr>
          <w:rFonts w:hint="eastAsia"/>
        </w:rPr>
        <w:t>知识共享经济</w:t>
      </w:r>
      <w:r w:rsidR="00165117" w:rsidRPr="004D6C03">
        <w:t>宏观环境</w:t>
      </w:r>
      <w:bookmarkEnd w:id="33"/>
      <w:bookmarkEnd w:id="34"/>
      <w:bookmarkEnd w:id="35"/>
    </w:p>
    <w:p w14:paraId="185AA060" w14:textId="22A4DD00" w:rsidR="00FF33B9" w:rsidRPr="00FF33B9" w:rsidRDefault="000F020C" w:rsidP="00FF33B9">
      <w:pPr>
        <w:pStyle w:val="me"/>
        <w:spacing w:before="163" w:after="163"/>
      </w:pPr>
      <w:bookmarkStart w:id="36" w:name="_Toc507449648"/>
      <w:bookmarkStart w:id="37" w:name="_Toc507452864"/>
      <w:bookmarkStart w:id="38" w:name="_Toc507453138"/>
      <w:r w:rsidRPr="00FF33B9">
        <w:rPr>
          <w:rFonts w:hint="eastAsia"/>
        </w:rPr>
        <w:t>2.</w:t>
      </w:r>
      <w:r w:rsidR="00165117" w:rsidRPr="00FF33B9">
        <w:rPr>
          <w:rFonts w:hint="eastAsia"/>
        </w:rPr>
        <w:t>1.1</w:t>
      </w:r>
      <w:r w:rsidR="00165117" w:rsidRPr="00FF33B9">
        <w:rPr>
          <w:rFonts w:hint="eastAsia"/>
        </w:rPr>
        <w:t>概述</w:t>
      </w:r>
      <w:bookmarkEnd w:id="36"/>
      <w:bookmarkEnd w:id="37"/>
      <w:bookmarkEnd w:id="38"/>
    </w:p>
    <w:p w14:paraId="3D403794" w14:textId="77777777" w:rsidR="00165117" w:rsidRPr="003046E7" w:rsidRDefault="00165117" w:rsidP="006A7BAD">
      <w:pPr>
        <w:spacing w:line="360" w:lineRule="auto"/>
        <w:ind w:firstLine="360"/>
        <w:jc w:val="left"/>
        <w:rPr>
          <w:rFonts w:ascii="宋体" w:eastAsia="宋体" w:hAnsi="宋体"/>
        </w:rPr>
      </w:pPr>
      <w:r w:rsidRPr="003046E7">
        <w:rPr>
          <w:rFonts w:ascii="宋体" w:eastAsia="宋体" w:hAnsi="宋体" w:hint="eastAsia"/>
        </w:rPr>
        <w:t>现阶段是共享经济发展的黄金时期。根据《中国分享经济发展报告2017》</w:t>
      </w:r>
      <w:r w:rsidRPr="003046E7">
        <w:rPr>
          <w:rFonts w:ascii="宋体" w:eastAsia="宋体" w:hAnsi="宋体" w:hint="eastAsia"/>
        </w:rPr>
        <w:lastRenderedPageBreak/>
        <w:t>显示，在我国共享经济当中，提供服务者的人数有6000万人左右，比上年增加1000万人；在共享经济平台的就业者人数约585万人，比上年增加85万人。2016年中国共享经济市场规模达到了39450亿元，增长率为76.4%。预计2020年，我国共享经济规模将突破10</w:t>
      </w:r>
      <w:proofErr w:type="gramStart"/>
      <w:r w:rsidRPr="003046E7">
        <w:rPr>
          <w:rFonts w:ascii="宋体" w:eastAsia="宋体" w:hAnsi="宋体" w:hint="eastAsia"/>
        </w:rPr>
        <w:t>万亿</w:t>
      </w:r>
      <w:proofErr w:type="gramEnd"/>
      <w:r w:rsidRPr="003046E7">
        <w:rPr>
          <w:rFonts w:ascii="宋体" w:eastAsia="宋体" w:hAnsi="宋体" w:hint="eastAsia"/>
        </w:rPr>
        <w:t>元，市场规模占GDP比重将达到10%以上。</w:t>
      </w:r>
    </w:p>
    <w:p w14:paraId="63A0EEF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noProof/>
        </w:rPr>
        <w:drawing>
          <wp:inline distT="0" distB="0" distL="0" distR="0" wp14:anchorId="16845B8A" wp14:editId="6EB87FD1">
            <wp:extent cx="5274310" cy="2887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14:paraId="2FFCA7DD" w14:textId="77777777" w:rsidR="00165117" w:rsidRPr="003046E7" w:rsidRDefault="00165117" w:rsidP="003046E7">
      <w:pPr>
        <w:spacing w:line="360" w:lineRule="auto"/>
        <w:ind w:firstLine="360"/>
        <w:jc w:val="center"/>
        <w:rPr>
          <w:rFonts w:ascii="宋体" w:eastAsia="宋体" w:hAnsi="宋体"/>
          <w:b/>
        </w:rPr>
      </w:pPr>
      <w:r w:rsidRPr="003046E7">
        <w:rPr>
          <w:rFonts w:ascii="宋体" w:eastAsia="宋体" w:hAnsi="宋体" w:hint="eastAsia"/>
          <w:b/>
        </w:rPr>
        <w:t>2013-2020年中国“共享经济”市场规模走势预测</w:t>
      </w:r>
    </w:p>
    <w:p w14:paraId="0AC0A83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作为共享经济的一个分支，知识共享经济也在蓬勃发展。知识共享经济是依赖于互联网和大数据技术，引导各个行业的专家分享自己的知识经验的经济模式。它的主要代表是百度文库、CSDN、</w:t>
      </w:r>
      <w:proofErr w:type="gramStart"/>
      <w:r w:rsidRPr="003046E7">
        <w:rPr>
          <w:rFonts w:ascii="宋体" w:eastAsia="宋体" w:hAnsi="宋体" w:hint="eastAsia"/>
        </w:rPr>
        <w:t>道客巴巴</w:t>
      </w:r>
      <w:proofErr w:type="gramEnd"/>
      <w:r w:rsidRPr="003046E7">
        <w:rPr>
          <w:rFonts w:ascii="宋体" w:eastAsia="宋体" w:hAnsi="宋体" w:hint="eastAsia"/>
        </w:rPr>
        <w:t>这样的通过用户分享知识从而赚取收益的平台。在互联网时代，知识共享可以不受空间距离的限制，以直播、聊天和资源共享等多种形式在人与人之间传播，知识共享得以真正实现大众化。</w:t>
      </w:r>
    </w:p>
    <w:p w14:paraId="1C024B81" w14:textId="07FC9695" w:rsidR="00165117" w:rsidRPr="003046E7" w:rsidRDefault="000F020C" w:rsidP="00FF33B9">
      <w:pPr>
        <w:pStyle w:val="me"/>
        <w:spacing w:before="163" w:after="163"/>
      </w:pPr>
      <w:bookmarkStart w:id="39" w:name="_Toc507449649"/>
      <w:bookmarkStart w:id="40" w:name="_Toc507452865"/>
      <w:bookmarkStart w:id="41" w:name="_Toc507453139"/>
      <w:r>
        <w:rPr>
          <w:rFonts w:hint="eastAsia"/>
        </w:rPr>
        <w:t>2.</w:t>
      </w:r>
      <w:r w:rsidR="00165117" w:rsidRPr="003046E7">
        <w:rPr>
          <w:rFonts w:hint="eastAsia"/>
        </w:rPr>
        <w:t>1.2</w:t>
      </w:r>
      <w:r w:rsidR="00165117" w:rsidRPr="003046E7">
        <w:rPr>
          <w:rFonts w:hint="eastAsia"/>
        </w:rPr>
        <w:t>知识共享经济实现模式</w:t>
      </w:r>
      <w:bookmarkEnd w:id="39"/>
      <w:bookmarkEnd w:id="40"/>
      <w:bookmarkEnd w:id="41"/>
    </w:p>
    <w:p w14:paraId="1F17619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知识共享经济的实现模式多种多样，主要分为以下三大类：</w:t>
      </w:r>
    </w:p>
    <w:p w14:paraId="5F06B903"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noProof/>
        </w:rPr>
        <w:lastRenderedPageBreak/>
        <w:drawing>
          <wp:inline distT="0" distB="0" distL="0" distR="0" wp14:anchorId="370C6817" wp14:editId="72021B3C">
            <wp:extent cx="5274310" cy="3076575"/>
            <wp:effectExtent l="38100" t="0" r="215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FF490EB" w14:textId="77777777" w:rsidR="00165117" w:rsidRPr="003046E7" w:rsidRDefault="00165117" w:rsidP="003046E7">
      <w:pPr>
        <w:spacing w:line="360" w:lineRule="auto"/>
        <w:jc w:val="center"/>
        <w:rPr>
          <w:rFonts w:ascii="宋体" w:eastAsia="宋体" w:hAnsi="宋体" w:cs="Times New Roman"/>
          <w:b/>
        </w:rPr>
      </w:pPr>
      <w:r w:rsidRPr="003046E7">
        <w:rPr>
          <w:rFonts w:ascii="宋体" w:eastAsia="宋体" w:hAnsi="宋体" w:cs="Times New Roman" w:hint="eastAsia"/>
          <w:b/>
        </w:rPr>
        <w:t>知识共享经济实现模式分类图</w:t>
      </w:r>
    </w:p>
    <w:p w14:paraId="04683F46"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一、隐形知识模式：用户选定所需知识领域并提出自己的需求，专家们通过面谈、</w:t>
      </w:r>
      <w:r w:rsidRPr="003046E7">
        <w:rPr>
          <w:rFonts w:ascii="宋体" w:eastAsia="宋体" w:hAnsi="宋体"/>
        </w:rPr>
        <w:t>电话交谈、语音模式向需求者提供服务，需求者向专家支付一定的酬金以示感谢。这种模式产出内容多是非创作型、非结构化、非文本化的，往往来源于提供知识一方积累的知识、经验和独到的价值观。</w:t>
      </w:r>
    </w:p>
    <w:p w14:paraId="2E5000E0"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二、显性知识模式：用户在特定网络平台通过悬赏的方式提出明确的问题和需求，以期得到高人的指点。这种模式将连接人与信息的境界提升到了连接人与服务平台，让各个领域的专家通过平台来为用户服务。不仅如此，它还有自己的一套规则来避免供求双方在费用上的纠纷。</w:t>
      </w:r>
    </w:p>
    <w:p w14:paraId="4E3E5DCD"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三、兴趣知识模式：通过使用者兴趣来推动的经济方式，用户对自己感兴趣的内容进行付费从而能够看到该内容，如有偿阅读网络小说，付费下载资源等。这种模式覆盖面相当广，只要用户感兴趣并且愿意付费就能赚到钱，但是容易让知识共享经济进入到靠夸张的标题来吸引眼球的误区。</w:t>
      </w:r>
    </w:p>
    <w:p w14:paraId="49A165CD" w14:textId="00299665" w:rsidR="00165117" w:rsidRPr="00EF139F" w:rsidRDefault="000F020C" w:rsidP="00FF33B9">
      <w:pPr>
        <w:pStyle w:val="me"/>
        <w:spacing w:before="163" w:after="163"/>
      </w:pPr>
      <w:bookmarkStart w:id="42" w:name="_Toc507449650"/>
      <w:bookmarkStart w:id="43" w:name="_Toc507452866"/>
      <w:bookmarkStart w:id="44" w:name="_Toc507453140"/>
      <w:r w:rsidRPr="00EF139F">
        <w:rPr>
          <w:rFonts w:hint="eastAsia"/>
        </w:rPr>
        <w:t>2.</w:t>
      </w:r>
      <w:r w:rsidR="00165117" w:rsidRPr="00EF139F">
        <w:rPr>
          <w:rFonts w:hint="eastAsia"/>
        </w:rPr>
        <w:t>1.3</w:t>
      </w:r>
      <w:r w:rsidR="00165117" w:rsidRPr="00EF139F">
        <w:t>知识共享经济的发展条件</w:t>
      </w:r>
      <w:bookmarkEnd w:id="42"/>
      <w:bookmarkEnd w:id="43"/>
      <w:bookmarkEnd w:id="44"/>
    </w:p>
    <w:p w14:paraId="4521376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 xml:space="preserve">2016年，被称为知识付费元年。在这一年，知乎、果壳（在行分答）、喜马拉雅FM、得到及其他知识付费平台相继出现，知识付费的用户迅速增长，知识付费产品面临井喷。2016年，有知识付费意愿的用户暴涨了 3 </w:t>
      </w:r>
      <w:proofErr w:type="gramStart"/>
      <w:r w:rsidRPr="003046E7">
        <w:rPr>
          <w:rFonts w:ascii="宋体" w:eastAsia="宋体" w:hAnsi="宋体" w:hint="eastAsia"/>
        </w:rPr>
        <w:t>倍</w:t>
      </w:r>
      <w:proofErr w:type="gramEnd"/>
      <w:r w:rsidRPr="003046E7">
        <w:rPr>
          <w:rFonts w:ascii="宋体" w:eastAsia="宋体" w:hAnsi="宋体" w:hint="eastAsia"/>
        </w:rPr>
        <w:t>，知识付费用户达到近 5000 万人（根据各大知识付费平台的运营状况及果壳网、企鹅智</w:t>
      </w:r>
      <w:r w:rsidRPr="003046E7">
        <w:rPr>
          <w:rFonts w:ascii="宋体" w:eastAsia="宋体" w:hAnsi="宋体" w:hint="eastAsia"/>
        </w:rPr>
        <w:lastRenderedPageBreak/>
        <w:t>库、极光大数据等多项报告估算），截止到2017年3月，用户知识付费（不包括在线教育）可估算的总体经济规模为 100 - 150 亿左右。2017年，随着用户需求提升、市场下沉及产业链拓展，这一数字将有望达到 300 - 500 亿元，知识付费也因此成为了新一个“风口”。</w:t>
      </w:r>
    </w:p>
    <w:p w14:paraId="2656608D" w14:textId="63AFBAC6" w:rsidR="00165117" w:rsidRPr="00EF139F" w:rsidRDefault="00FF33B9" w:rsidP="00FD41C4">
      <w:pPr>
        <w:pStyle w:val="2"/>
        <w:spacing w:before="163" w:after="163"/>
      </w:pPr>
      <w:bookmarkStart w:id="45" w:name="_Toc507449651"/>
      <w:bookmarkStart w:id="46" w:name="_Toc507452867"/>
      <w:bookmarkStart w:id="47" w:name="_Toc507453141"/>
      <w:r>
        <w:rPr>
          <w:rFonts w:hint="eastAsia"/>
        </w:rPr>
        <w:t xml:space="preserve">2.2 </w:t>
      </w:r>
      <w:r w:rsidR="00165117" w:rsidRPr="00EF139F">
        <w:t>用户需求</w:t>
      </w:r>
      <w:bookmarkEnd w:id="45"/>
      <w:bookmarkEnd w:id="46"/>
      <w:bookmarkEnd w:id="47"/>
    </w:p>
    <w:p w14:paraId="5AC2D2AB"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在大学的学习，同学们</w:t>
      </w:r>
      <w:proofErr w:type="gramStart"/>
      <w:r w:rsidRPr="003046E7">
        <w:rPr>
          <w:rFonts w:ascii="宋体" w:eastAsia="宋体" w:hAnsi="宋体" w:hint="eastAsia"/>
          <w:color w:val="000000"/>
          <w:shd w:val="clear" w:color="auto" w:fill="FFFFFF"/>
        </w:rPr>
        <w:t>正常会</w:t>
      </w:r>
      <w:proofErr w:type="gramEnd"/>
      <w:r w:rsidRPr="003046E7">
        <w:rPr>
          <w:rFonts w:ascii="宋体" w:eastAsia="宋体" w:hAnsi="宋体" w:hint="eastAsia"/>
          <w:color w:val="000000"/>
          <w:shd w:val="clear" w:color="auto" w:fill="FFFFFF"/>
        </w:rPr>
        <w:t>遇到这样的情况：</w:t>
      </w:r>
      <w:r w:rsidRPr="003046E7">
        <w:rPr>
          <w:rFonts w:ascii="宋体" w:eastAsia="宋体" w:hAnsi="宋体"/>
          <w:color w:val="000000"/>
          <w:shd w:val="clear" w:color="auto" w:fill="FFFFFF"/>
        </w:rPr>
        <w:t>在每一学期开始时，</w:t>
      </w:r>
      <w:proofErr w:type="gramStart"/>
      <w:r w:rsidRPr="003046E7">
        <w:rPr>
          <w:rFonts w:ascii="宋体" w:eastAsia="宋体" w:hAnsi="宋体"/>
          <w:color w:val="000000"/>
          <w:shd w:val="clear" w:color="auto" w:fill="FFFFFF"/>
        </w:rPr>
        <w:t>微信群</w:t>
      </w:r>
      <w:proofErr w:type="gramEnd"/>
      <w:r w:rsidRPr="003046E7">
        <w:rPr>
          <w:rFonts w:ascii="宋体" w:eastAsia="宋体" w:hAnsi="宋体"/>
          <w:color w:val="000000"/>
          <w:shd w:val="clear" w:color="auto" w:fill="FFFFFF"/>
        </w:rPr>
        <w:t>中总是闪现着同学们要课件的身影；</w:t>
      </w:r>
      <w:r w:rsidRPr="003046E7">
        <w:rPr>
          <w:rFonts w:ascii="宋体" w:eastAsia="宋体" w:hAnsi="宋体" w:hint="eastAsia"/>
          <w:color w:val="000000"/>
          <w:shd w:val="clear" w:color="auto" w:fill="FFFFFF"/>
        </w:rPr>
        <w:t>而当</w:t>
      </w:r>
      <w:r w:rsidRPr="003046E7">
        <w:rPr>
          <w:rFonts w:ascii="宋体" w:eastAsia="宋体" w:hAnsi="宋体"/>
          <w:color w:val="000000"/>
          <w:shd w:val="clear" w:color="auto" w:fill="FFFFFF"/>
        </w:rPr>
        <w:t>学期结束时，QQ群中总是充斥着同学们求考题的辛酸。</w:t>
      </w:r>
      <w:r w:rsidRPr="003046E7">
        <w:rPr>
          <w:rFonts w:ascii="宋体" w:eastAsia="宋体" w:hAnsi="宋体" w:hint="eastAsia"/>
          <w:color w:val="000000"/>
          <w:shd w:val="clear" w:color="auto" w:fill="FFFFFF"/>
        </w:rPr>
        <w:t>以北航为例，</w:t>
      </w:r>
      <w:r w:rsidRPr="003046E7">
        <w:rPr>
          <w:rFonts w:ascii="宋体" w:eastAsia="宋体" w:hAnsi="宋体"/>
          <w:color w:val="000000"/>
          <w:shd w:val="clear" w:color="auto" w:fill="FFFFFF"/>
        </w:rPr>
        <w:t>北航目前最主要的课程资源平台——“课程中心”，由于全权交给授课教师管理，而学生并没有上</w:t>
      </w:r>
      <w:proofErr w:type="gramStart"/>
      <w:r w:rsidRPr="003046E7">
        <w:rPr>
          <w:rFonts w:ascii="宋体" w:eastAsia="宋体" w:hAnsi="宋体"/>
          <w:color w:val="000000"/>
          <w:shd w:val="clear" w:color="auto" w:fill="FFFFFF"/>
        </w:rPr>
        <w:t>传资源</w:t>
      </w:r>
      <w:proofErr w:type="gramEnd"/>
      <w:r w:rsidRPr="003046E7">
        <w:rPr>
          <w:rFonts w:ascii="宋体" w:eastAsia="宋体" w:hAnsi="宋体"/>
          <w:color w:val="000000"/>
          <w:shd w:val="clear" w:color="auto" w:fill="FFFFFF"/>
        </w:rPr>
        <w:t>的权限，导致大部分课程的课件、考题等资源并没有出现在上面。一批批热爱学习的</w:t>
      </w:r>
      <w:r w:rsidRPr="003046E7">
        <w:rPr>
          <w:rFonts w:ascii="宋体" w:eastAsia="宋体" w:hAnsi="宋体" w:hint="eastAsia"/>
          <w:color w:val="000000"/>
          <w:shd w:val="clear" w:color="auto" w:fill="FFFFFF"/>
        </w:rPr>
        <w:t>高校</w:t>
      </w:r>
      <w:r w:rsidRPr="003046E7">
        <w:rPr>
          <w:rFonts w:ascii="宋体" w:eastAsia="宋体" w:hAnsi="宋体"/>
          <w:color w:val="000000"/>
          <w:shd w:val="clear" w:color="auto" w:fill="FFFFFF"/>
        </w:rPr>
        <w:t>学子只得穿梭于各个</w:t>
      </w:r>
      <w:r w:rsidRPr="003046E7">
        <w:rPr>
          <w:rFonts w:ascii="宋体" w:eastAsia="宋体" w:hAnsi="宋体" w:hint="eastAsia"/>
          <w:color w:val="000000"/>
          <w:shd w:val="clear" w:color="auto" w:fill="FFFFFF"/>
        </w:rPr>
        <w:t>QQ</w:t>
      </w:r>
      <w:r w:rsidRPr="003046E7">
        <w:rPr>
          <w:rFonts w:ascii="宋体" w:eastAsia="宋体" w:hAnsi="宋体"/>
          <w:color w:val="000000"/>
          <w:shd w:val="clear" w:color="auto" w:fill="FFFFFF"/>
        </w:rPr>
        <w:t>群，四处问询课件和复习资料的踪迹，年复一年。</w:t>
      </w:r>
      <w:r w:rsidRPr="003046E7">
        <w:rPr>
          <w:rFonts w:ascii="宋体" w:eastAsia="宋体" w:hAnsi="宋体" w:hint="eastAsia"/>
          <w:color w:val="000000"/>
          <w:shd w:val="clear" w:color="auto" w:fill="FFFFFF"/>
        </w:rPr>
        <w:t>这也是目前消费者通常会遇到的情况。</w:t>
      </w:r>
      <w:proofErr w:type="gramStart"/>
      <w:r w:rsidRPr="003046E7">
        <w:rPr>
          <w:rFonts w:ascii="宋体" w:eastAsia="宋体" w:hAnsi="宋体" w:hint="eastAsia"/>
          <w:color w:val="000000"/>
          <w:shd w:val="clear" w:color="auto" w:fill="FFFFFF"/>
        </w:rPr>
        <w:t>根据腾讯研究院</w:t>
      </w:r>
      <w:proofErr w:type="gramEnd"/>
      <w:r w:rsidRPr="003046E7">
        <w:rPr>
          <w:rFonts w:ascii="宋体" w:eastAsia="宋体" w:hAnsi="宋体" w:hint="eastAsia"/>
          <w:color w:val="000000"/>
          <w:shd w:val="clear" w:color="auto" w:fill="FFFFFF"/>
        </w:rPr>
        <w:t>调查，有27.6% 的人经常会有想获取特定信息或者资源却无从入手的情况，偶尔会有的人占五成，只有 22.3% 的人基本没有。因此我们的平台是有非常大的市场需求的。</w:t>
      </w:r>
    </w:p>
    <w:p w14:paraId="7F18D4F7" w14:textId="38C8172E" w:rsidR="00165117" w:rsidRPr="00EF139F" w:rsidRDefault="00FF33B9" w:rsidP="00FF33B9">
      <w:pPr>
        <w:pStyle w:val="me"/>
        <w:spacing w:before="163" w:after="163"/>
      </w:pPr>
      <w:bookmarkStart w:id="48" w:name="_Toc507449652"/>
      <w:bookmarkStart w:id="49" w:name="_Toc507452868"/>
      <w:bookmarkStart w:id="50" w:name="_Toc507453142"/>
      <w:r>
        <w:rPr>
          <w:rFonts w:hint="eastAsia"/>
        </w:rPr>
        <w:t xml:space="preserve">2.2.1 </w:t>
      </w:r>
      <w:r w:rsidR="00165117" w:rsidRPr="00EF139F">
        <w:rPr>
          <w:rFonts w:hint="eastAsia"/>
        </w:rPr>
        <w:t>潜在用户分类及规模</w:t>
      </w:r>
      <w:bookmarkEnd w:id="48"/>
      <w:bookmarkEnd w:id="49"/>
      <w:bookmarkEnd w:id="50"/>
    </w:p>
    <w:p w14:paraId="76AF08AE" w14:textId="77777777" w:rsidR="00165117" w:rsidRPr="003046E7" w:rsidRDefault="00165117" w:rsidP="003046E7">
      <w:pPr>
        <w:spacing w:line="360" w:lineRule="auto"/>
        <w:ind w:firstLine="360"/>
        <w:jc w:val="left"/>
        <w:rPr>
          <w:rFonts w:ascii="宋体" w:eastAsia="宋体" w:hAnsi="宋体"/>
          <w:b/>
        </w:rPr>
      </w:pPr>
      <w:r w:rsidRPr="003046E7">
        <w:rPr>
          <w:rFonts w:ascii="宋体" w:eastAsia="宋体" w:hAnsi="宋体" w:hint="eastAsia"/>
          <w:color w:val="000000"/>
          <w:shd w:val="clear" w:color="auto" w:fill="FFFFFF"/>
        </w:rPr>
        <w:t>我们将我们的用户也就是高校学生做了一个分类，将学生分为五类，对不同的用户群做了不同的需求分析。</w:t>
      </w:r>
    </w:p>
    <w:p w14:paraId="33ECEC47" w14:textId="77777777" w:rsidR="00165117" w:rsidRPr="003046E7" w:rsidRDefault="00165117" w:rsidP="003046E7">
      <w:pPr>
        <w:pStyle w:val="a3"/>
        <w:spacing w:line="360" w:lineRule="auto"/>
        <w:ind w:left="360" w:firstLineChars="0" w:firstLine="0"/>
        <w:jc w:val="left"/>
        <w:rPr>
          <w:rFonts w:ascii="宋体" w:eastAsia="宋体" w:hAnsi="宋体"/>
          <w:b/>
        </w:rPr>
      </w:pPr>
      <w:r w:rsidRPr="003046E7">
        <w:rPr>
          <w:rFonts w:ascii="宋体" w:eastAsia="宋体" w:hAnsi="宋体"/>
          <w:b/>
          <w:noProof/>
        </w:rPr>
        <w:drawing>
          <wp:inline distT="0" distB="0" distL="0" distR="0" wp14:anchorId="55DBC7AE" wp14:editId="6B8833DA">
            <wp:extent cx="5274310" cy="3076575"/>
            <wp:effectExtent l="0" t="0" r="2159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313D61" w14:textId="77777777" w:rsidR="00165117" w:rsidRPr="003046E7" w:rsidRDefault="00165117" w:rsidP="003046E7">
      <w:pPr>
        <w:spacing w:line="360" w:lineRule="auto"/>
        <w:ind w:firstLine="480"/>
        <w:jc w:val="center"/>
        <w:rPr>
          <w:rFonts w:ascii="宋体" w:eastAsia="宋体" w:hAnsi="宋体" w:cs="Times New Roman"/>
          <w:b/>
        </w:rPr>
      </w:pPr>
      <w:r w:rsidRPr="003046E7">
        <w:rPr>
          <w:rFonts w:ascii="宋体" w:eastAsia="宋体" w:hAnsi="宋体" w:cs="Times New Roman" w:hint="eastAsia"/>
          <w:b/>
        </w:rPr>
        <w:lastRenderedPageBreak/>
        <w:t>用户分类图</w:t>
      </w:r>
    </w:p>
    <w:p w14:paraId="330C870F"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1</w:t>
      </w:r>
      <w:r w:rsidRPr="00FD41C4">
        <w:rPr>
          <w:rFonts w:ascii="黑体" w:eastAsia="黑体" w:hAnsi="黑体" w:cs="宋体"/>
          <w:bCs/>
          <w:color w:val="000000"/>
          <w:kern w:val="0"/>
        </w:rPr>
        <w:t>）所谓大佬</w:t>
      </w:r>
    </w:p>
    <w:p w14:paraId="02A6159B"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不屑于学院安排的课程，对课外知识涉猎更多，利用平台进行知识与经验的分享。</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0A56704F"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9795E7"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A5E9A6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769BC37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11F491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3A84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大牛，在某一学科有一定深入的见解</w:t>
            </w:r>
          </w:p>
        </w:tc>
      </w:tr>
      <w:tr w:rsidR="00165117" w:rsidRPr="003046E7" w14:paraId="0514BEEC"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A5DED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6252F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投入大量精力学习，对学习充满兴趣</w:t>
            </w:r>
          </w:p>
        </w:tc>
      </w:tr>
      <w:tr w:rsidR="00165117" w:rsidRPr="003046E7" w14:paraId="4F40CBDD"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ED0F4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6F920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渴望将自己的收获分享给大家</w:t>
            </w:r>
          </w:p>
        </w:tc>
      </w:tr>
      <w:tr w:rsidR="00165117" w:rsidRPr="003046E7" w14:paraId="534265EA"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3D9AA2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61CEA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目前找不到针对北航学生的学习资源分享平台</w:t>
            </w:r>
          </w:p>
        </w:tc>
      </w:tr>
      <w:tr w:rsidR="00165117" w:rsidRPr="003046E7" w14:paraId="7B0AC6D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54C9C2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0F24F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发布博文，整理自己的学习经验，并将自己的一些成果以资源的形式发布，共大家学习</w:t>
            </w:r>
          </w:p>
        </w:tc>
      </w:tr>
      <w:tr w:rsidR="00165117" w:rsidRPr="003046E7" w14:paraId="1FD2A48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7A0FA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B7375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可以有其他同学在博文下评论，起到交流的作用，让更多同学看到自己的成果</w:t>
            </w:r>
          </w:p>
        </w:tc>
      </w:tr>
      <w:tr w:rsidR="00165117" w:rsidRPr="003046E7" w14:paraId="6D9C77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FE910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70FA0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3%左右</w:t>
            </w:r>
          </w:p>
        </w:tc>
      </w:tr>
    </w:tbl>
    <w:p w14:paraId="26917789"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2</w:t>
      </w:r>
      <w:r w:rsidRPr="00FD41C4">
        <w:rPr>
          <w:rFonts w:ascii="黑体" w:eastAsia="黑体" w:hAnsi="黑体" w:cs="宋体"/>
          <w:bCs/>
          <w:color w:val="000000"/>
          <w:kern w:val="0"/>
        </w:rPr>
        <w:t>）普通学生</w:t>
      </w:r>
    </w:p>
    <w:p w14:paraId="35A39604"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平时还算用功，单纯希望期末考个好成绩，对得起这一学期的努力。</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770"/>
        <w:gridCol w:w="4890"/>
      </w:tblGrid>
      <w:tr w:rsidR="00165117" w:rsidRPr="003046E7" w14:paraId="771198CD" w14:textId="77777777" w:rsidTr="003D6B9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EE9B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1948F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35F8E5D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91FE59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B781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114A9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9602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F39E6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学习娱乐两不误</w:t>
            </w:r>
          </w:p>
        </w:tc>
      </w:tr>
      <w:tr w:rsidR="00165117" w:rsidRPr="003046E7" w14:paraId="5DC7AC3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0671C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BF590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期末考试取得高分</w:t>
            </w:r>
          </w:p>
        </w:tc>
      </w:tr>
      <w:tr w:rsidR="00165117" w:rsidRPr="003046E7" w14:paraId="5B6A4E62"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26FB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99A56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大班群</w:t>
            </w:r>
            <w:proofErr w:type="gramStart"/>
            <w:r w:rsidRPr="003046E7">
              <w:rPr>
                <w:rFonts w:ascii="宋体" w:eastAsia="宋体" w:hAnsi="宋体" w:cs="宋体"/>
                <w:color w:val="000000"/>
                <w:kern w:val="0"/>
              </w:rPr>
              <w:t>里资源</w:t>
            </w:r>
            <w:proofErr w:type="gramEnd"/>
            <w:r w:rsidRPr="003046E7">
              <w:rPr>
                <w:rFonts w:ascii="宋体" w:eastAsia="宋体" w:hAnsi="宋体" w:cs="宋体"/>
                <w:color w:val="000000"/>
                <w:kern w:val="0"/>
              </w:rPr>
              <w:t>太有限</w:t>
            </w:r>
          </w:p>
        </w:tc>
      </w:tr>
      <w:tr w:rsidR="00165117" w:rsidRPr="003046E7" w14:paraId="763728E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DDEC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67FBE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下载考题，准备期末考试，并看一看大神总结</w:t>
            </w:r>
          </w:p>
        </w:tc>
      </w:tr>
      <w:tr w:rsidR="00165117" w:rsidRPr="003046E7" w14:paraId="72EC028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D280B7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44DACD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要是有题解就更好了</w:t>
            </w:r>
          </w:p>
        </w:tc>
      </w:tr>
      <w:tr w:rsidR="00165117" w:rsidRPr="003046E7" w14:paraId="4066E7D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28DF4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209E36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40%左右</w:t>
            </w:r>
          </w:p>
        </w:tc>
      </w:tr>
    </w:tbl>
    <w:p w14:paraId="46D95775"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3</w:t>
      </w:r>
      <w:r w:rsidRPr="00FD41C4">
        <w:rPr>
          <w:rFonts w:ascii="黑体" w:eastAsia="黑体" w:hAnsi="黑体" w:cs="宋体"/>
          <w:bCs/>
          <w:color w:val="000000"/>
          <w:kern w:val="0"/>
        </w:rPr>
        <w:t>）放荡学渣</w:t>
      </w:r>
    </w:p>
    <w:p w14:paraId="1AFD055D"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proofErr w:type="gramStart"/>
      <w:r w:rsidRPr="003046E7">
        <w:rPr>
          <w:rFonts w:ascii="宋体" w:eastAsia="宋体" w:hAnsi="宋体" w:cs="宋体"/>
          <w:color w:val="000000"/>
          <w:kern w:val="0"/>
        </w:rPr>
        <w:t>平时浪</w:t>
      </w:r>
      <w:proofErr w:type="gramEnd"/>
      <w:r w:rsidRPr="003046E7">
        <w:rPr>
          <w:rFonts w:ascii="宋体" w:eastAsia="宋体" w:hAnsi="宋体" w:cs="宋体"/>
          <w:color w:val="000000"/>
          <w:kern w:val="0"/>
        </w:rPr>
        <w:t>太多，期末压力大，利用平台进行知识恶补。</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53787404"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C37CCD"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97B145"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0CC3965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0790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02D16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能力较差，对知识掌握不牢固</w:t>
            </w:r>
          </w:p>
        </w:tc>
      </w:tr>
      <w:tr w:rsidR="00165117" w:rsidRPr="003046E7" w14:paraId="0BB8BF84"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6C646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54652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基础很薄弱，跟不上老师进度，</w:t>
            </w:r>
            <w:proofErr w:type="gramStart"/>
            <w:r w:rsidRPr="003046E7">
              <w:rPr>
                <w:rFonts w:ascii="宋体" w:eastAsia="宋体" w:hAnsi="宋体" w:cs="宋体"/>
                <w:color w:val="000000"/>
                <w:kern w:val="0"/>
              </w:rPr>
              <w:t>挂科近在咫尺</w:t>
            </w:r>
            <w:proofErr w:type="gramEnd"/>
          </w:p>
        </w:tc>
      </w:tr>
      <w:tr w:rsidR="00165117" w:rsidRPr="003046E7" w14:paraId="7C58203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997EF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4CF360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想要及格</w:t>
            </w:r>
          </w:p>
        </w:tc>
      </w:tr>
      <w:tr w:rsidR="00165117" w:rsidRPr="003046E7" w14:paraId="668E624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BD8422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26FD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要考试了，可是翻课件也太难理解了，只怪自己基础太薄弱</w:t>
            </w:r>
          </w:p>
        </w:tc>
      </w:tr>
      <w:tr w:rsidR="00165117" w:rsidRPr="003046E7" w14:paraId="5232DED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F5D6E3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B5E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通过阅读学长总结的笔记，以及部分同学针对专项总结的解题技巧，对考试有很大帮助</w:t>
            </w:r>
          </w:p>
        </w:tc>
      </w:tr>
      <w:tr w:rsidR="00165117" w:rsidRPr="003046E7" w14:paraId="4A608E3B"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49B2BE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F0224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希望能够有一些深入浅出的讲解，一定狠狠地赞</w:t>
            </w:r>
          </w:p>
        </w:tc>
      </w:tr>
      <w:tr w:rsidR="00165117" w:rsidRPr="003046E7" w14:paraId="6280800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3D585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D737C9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76BD7DF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4</w:t>
      </w:r>
      <w:r w:rsidRPr="00FD41C4">
        <w:rPr>
          <w:rFonts w:ascii="黑体" w:eastAsia="黑体" w:hAnsi="黑体" w:cs="宋体"/>
          <w:bCs/>
          <w:color w:val="000000"/>
          <w:kern w:val="0"/>
        </w:rPr>
        <w:t>）考研选手</w:t>
      </w:r>
    </w:p>
    <w:p w14:paraId="5E954CC2"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r w:rsidRPr="003046E7">
        <w:rPr>
          <w:rFonts w:ascii="宋体" w:eastAsia="宋体" w:hAnsi="宋体" w:cs="宋体"/>
          <w:color w:val="000000"/>
          <w:kern w:val="0"/>
        </w:rPr>
        <w:t>即将面临研究生考试，有些方，希望能在平台上得到</w:t>
      </w:r>
      <w:proofErr w:type="gramStart"/>
      <w:r w:rsidRPr="003046E7">
        <w:rPr>
          <w:rFonts w:ascii="宋体" w:eastAsia="宋体" w:hAnsi="宋体" w:cs="宋体"/>
          <w:color w:val="000000"/>
          <w:kern w:val="0"/>
        </w:rPr>
        <w:t>比较靠谱的</w:t>
      </w:r>
      <w:proofErr w:type="gramEnd"/>
      <w:r w:rsidRPr="003046E7">
        <w:rPr>
          <w:rFonts w:ascii="宋体" w:eastAsia="宋体" w:hAnsi="宋体" w:cs="宋体"/>
          <w:color w:val="000000"/>
          <w:kern w:val="0"/>
        </w:rPr>
        <w:t>指点。</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61"/>
        <w:gridCol w:w="6923"/>
      </w:tblGrid>
      <w:tr w:rsidR="00165117" w:rsidRPr="003046E7" w14:paraId="12FE9252"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AE8FF6"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D58FE8"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5BD84C7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B4021D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65FFF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FF66B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9B7E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11413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抓紧时间，复习考研</w:t>
            </w:r>
          </w:p>
        </w:tc>
      </w:tr>
      <w:tr w:rsidR="00165117" w:rsidRPr="003046E7" w14:paraId="412DCA4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1574C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52E6D8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考研想取得不错的成绩</w:t>
            </w:r>
          </w:p>
        </w:tc>
      </w:tr>
      <w:tr w:rsidR="00165117" w:rsidRPr="003046E7" w14:paraId="54C072B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4B71D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011647"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手头资源有限，也不知如何高效复习，也不懂考试技巧是什么，希望能有过来人替我讲讲</w:t>
            </w:r>
          </w:p>
        </w:tc>
      </w:tr>
      <w:tr w:rsidR="00165117" w:rsidRPr="003046E7" w14:paraId="5492EDC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FDB6E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5F0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在考研相关课程上下载考研资源，阅读学长总结的考研心得</w:t>
            </w:r>
          </w:p>
        </w:tc>
      </w:tr>
      <w:tr w:rsidR="00165117" w:rsidRPr="003046E7" w14:paraId="7A3009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B90EC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791B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希望能有一些标签，帮助我识别哪些是考研用的，哪些是平时或期末考试用的</w:t>
            </w:r>
          </w:p>
        </w:tc>
      </w:tr>
      <w:tr w:rsidR="00165117" w:rsidRPr="003046E7" w14:paraId="3FF9366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D99C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58E94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30%左右</w:t>
            </w:r>
          </w:p>
        </w:tc>
      </w:tr>
    </w:tbl>
    <w:p w14:paraId="56A82A7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5</w:t>
      </w:r>
      <w:r w:rsidRPr="00FD41C4">
        <w:rPr>
          <w:rFonts w:ascii="黑体" w:eastAsia="黑体" w:hAnsi="黑体" w:cs="宋体"/>
          <w:bCs/>
          <w:color w:val="000000"/>
          <w:kern w:val="0"/>
        </w:rPr>
        <w:t>）刻苦学霸</w:t>
      </w:r>
    </w:p>
    <w:p w14:paraId="0C70E68E"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学习很努力，善于做笔记，记录自己学习的点滴收获</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293"/>
        <w:gridCol w:w="6991"/>
      </w:tblGrid>
      <w:tr w:rsidR="00165117" w:rsidRPr="003046E7" w14:paraId="4F3C9FB6"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497D3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55D0E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65DA4D9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C7E8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3DB8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成绩优良，中等偏上，不属于</w:t>
            </w:r>
            <w:proofErr w:type="gramStart"/>
            <w:r w:rsidRPr="003046E7">
              <w:rPr>
                <w:rFonts w:ascii="宋体" w:eastAsia="宋体" w:hAnsi="宋体" w:cs="宋体"/>
                <w:color w:val="000000"/>
                <w:kern w:val="0"/>
              </w:rPr>
              <w:t>顶尖学神</w:t>
            </w:r>
            <w:proofErr w:type="gramEnd"/>
            <w:r w:rsidRPr="003046E7">
              <w:rPr>
                <w:rFonts w:ascii="宋体" w:eastAsia="宋体" w:hAnsi="宋体" w:cs="宋体"/>
                <w:color w:val="000000"/>
                <w:kern w:val="0"/>
              </w:rPr>
              <w:t>阵营</w:t>
            </w:r>
          </w:p>
        </w:tc>
      </w:tr>
      <w:tr w:rsidR="00165117" w:rsidRPr="003046E7" w14:paraId="5729A36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DFD26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97A1D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将学习放在第一位，认真完成作业，及时总结</w:t>
            </w:r>
          </w:p>
        </w:tc>
      </w:tr>
      <w:tr w:rsidR="00165117" w:rsidRPr="003046E7" w14:paraId="2B881F1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36FA56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283BB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想要把学习过程中遇到的问题总结一下，一来以后复习的时候可以再回顾，二来供其他同学参考</w:t>
            </w:r>
          </w:p>
        </w:tc>
      </w:tr>
      <w:tr w:rsidR="00165117" w:rsidRPr="003046E7" w14:paraId="30FC348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1EA5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CD81D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只能自我总结，也不知道自己总结得有没有道理</w:t>
            </w:r>
          </w:p>
        </w:tc>
      </w:tr>
      <w:tr w:rsidR="00165117" w:rsidRPr="003046E7" w14:paraId="1974375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7739A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6EC11D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将总结的学习笔记以资源或博文的形式发布到平台上</w:t>
            </w:r>
          </w:p>
        </w:tc>
      </w:tr>
      <w:tr w:rsidR="00165117" w:rsidRPr="003046E7" w14:paraId="55645CF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A7C22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6778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希望能得到认可或是中肯的评价</w:t>
            </w:r>
          </w:p>
        </w:tc>
      </w:tr>
      <w:tr w:rsidR="00165117" w:rsidRPr="003046E7" w14:paraId="0FFC2E8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506C2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51822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530D0377" w14:textId="77777777" w:rsidR="00EF139F" w:rsidRDefault="00EF139F" w:rsidP="00EF139F">
      <w:pPr>
        <w:spacing w:line="360" w:lineRule="auto"/>
        <w:jc w:val="left"/>
        <w:rPr>
          <w:rFonts w:ascii="黑体" w:eastAsia="黑体" w:hAnsi="黑体"/>
          <w:b/>
        </w:rPr>
      </w:pPr>
    </w:p>
    <w:p w14:paraId="5890ADC7" w14:textId="137CBF3B" w:rsidR="00165117" w:rsidRPr="00EF139F" w:rsidRDefault="00FD41C4" w:rsidP="00FD41C4">
      <w:pPr>
        <w:pStyle w:val="2"/>
        <w:spacing w:before="163" w:after="163"/>
      </w:pPr>
      <w:bookmarkStart w:id="51" w:name="_Toc507449653"/>
      <w:bookmarkStart w:id="52" w:name="_Toc507452869"/>
      <w:bookmarkStart w:id="53" w:name="_Toc507453143"/>
      <w:r>
        <w:rPr>
          <w:rFonts w:hint="eastAsia"/>
        </w:rPr>
        <w:lastRenderedPageBreak/>
        <w:t xml:space="preserve">2.2 </w:t>
      </w:r>
      <w:r w:rsidR="00165117" w:rsidRPr="00EF139F">
        <w:rPr>
          <w:rFonts w:hint="eastAsia"/>
        </w:rPr>
        <w:t>产品竞争优劣势分析</w:t>
      </w:r>
      <w:bookmarkEnd w:id="51"/>
      <w:bookmarkEnd w:id="52"/>
      <w:bookmarkEnd w:id="53"/>
    </w:p>
    <w:p w14:paraId="41679DDC"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现阶段</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面临的最大竞争对手是学校的</w:t>
      </w:r>
      <w:r w:rsidRPr="003046E7">
        <w:rPr>
          <w:rFonts w:ascii="宋体" w:eastAsia="宋体" w:hAnsi="宋体"/>
          <w:color w:val="000000"/>
          <w:shd w:val="clear" w:color="auto" w:fill="FFFFFF"/>
        </w:rPr>
        <w:t>课程中心</w:t>
      </w:r>
      <w:r w:rsidRPr="003046E7">
        <w:rPr>
          <w:rFonts w:ascii="宋体" w:eastAsia="宋体" w:hAnsi="宋体" w:hint="eastAsia"/>
          <w:color w:val="000000"/>
          <w:shd w:val="clear" w:color="auto" w:fill="FFFFFF"/>
        </w:rPr>
        <w:t>的网站</w:t>
      </w:r>
      <w:r w:rsidRPr="003046E7">
        <w:rPr>
          <w:rFonts w:ascii="宋体" w:eastAsia="宋体" w:hAnsi="宋体"/>
          <w:color w:val="000000"/>
          <w:shd w:val="clear" w:color="auto" w:fill="FFFFFF"/>
        </w:rPr>
        <w:t>。课程中心知名度高，是目前在校学生普遍使用的课程资源平台。但是课程中心属于教师管理的平台，所有资源</w:t>
      </w:r>
      <w:r w:rsidRPr="003046E7">
        <w:rPr>
          <w:rStyle w:val="aa"/>
          <w:rFonts w:ascii="宋体" w:eastAsia="宋体" w:hAnsi="宋体"/>
          <w:color w:val="000000"/>
          <w:shd w:val="clear" w:color="auto" w:fill="FFFFFF"/>
        </w:rPr>
        <w:t>只允许授课教师上传</w:t>
      </w:r>
      <w:r w:rsidRPr="003046E7">
        <w:rPr>
          <w:rFonts w:ascii="宋体" w:eastAsia="宋体" w:hAnsi="宋体"/>
          <w:color w:val="000000"/>
          <w:shd w:val="clear" w:color="auto" w:fill="FFFFFF"/>
        </w:rPr>
        <w:t>，因此如果授课教师不上传课件，学生们就无法获取。而实际上，将课件上传到课程中心的教师似乎并不是很多，总体来看课程中心在资源共享上并不是很成功。而</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是一个学生可以自行上传课件的平台，</w:t>
      </w:r>
      <w:r w:rsidRPr="003046E7">
        <w:rPr>
          <w:rFonts w:ascii="宋体" w:eastAsia="宋体" w:hAnsi="宋体"/>
          <w:color w:val="000000"/>
          <w:shd w:val="clear" w:color="auto" w:fill="FFFFFF"/>
        </w:rPr>
        <w:t>除了课件以外，</w:t>
      </w:r>
      <w:r w:rsidRPr="003046E7">
        <w:rPr>
          <w:rFonts w:ascii="宋体" w:eastAsia="宋体" w:hAnsi="宋体"/>
          <w:bCs/>
          <w:color w:val="000000"/>
          <w:shd w:val="clear" w:color="auto" w:fill="FFFFFF"/>
        </w:rPr>
        <w:t>历届考题</w:t>
      </w:r>
      <w:r w:rsidRPr="003046E7">
        <w:rPr>
          <w:rFonts w:ascii="宋体" w:eastAsia="宋体" w:hAnsi="宋体"/>
          <w:color w:val="000000"/>
          <w:shd w:val="clear" w:color="auto" w:fill="FFFFFF"/>
        </w:rPr>
        <w:t>、</w:t>
      </w:r>
      <w:r w:rsidRPr="003046E7">
        <w:rPr>
          <w:rFonts w:ascii="宋体" w:eastAsia="宋体" w:hAnsi="宋体"/>
          <w:bCs/>
          <w:color w:val="000000"/>
          <w:shd w:val="clear" w:color="auto" w:fill="FFFFFF"/>
        </w:rPr>
        <w:t>平时练习题</w:t>
      </w:r>
      <w:r w:rsidRPr="003046E7">
        <w:rPr>
          <w:rFonts w:ascii="宋体" w:eastAsia="宋体" w:hAnsi="宋体"/>
          <w:color w:val="000000"/>
          <w:shd w:val="clear" w:color="auto" w:fill="FFFFFF"/>
        </w:rPr>
        <w:t>，甚至</w:t>
      </w:r>
      <w:r w:rsidRPr="003046E7">
        <w:rPr>
          <w:rFonts w:ascii="宋体" w:eastAsia="宋体" w:hAnsi="宋体"/>
          <w:bCs/>
          <w:color w:val="000000"/>
          <w:shd w:val="clear" w:color="auto" w:fill="FFFFFF"/>
        </w:rPr>
        <w:t>随堂笔记</w:t>
      </w:r>
      <w:r w:rsidRPr="003046E7">
        <w:rPr>
          <w:rFonts w:ascii="宋体" w:eastAsia="宋体" w:hAnsi="宋体"/>
          <w:color w:val="000000"/>
          <w:shd w:val="clear" w:color="auto" w:fill="FFFFFF"/>
        </w:rPr>
        <w:t>也是可以被上传的。所以我们提供了这样一个平台，可以让用户更便捷地共享这些资源。</w:t>
      </w:r>
    </w:p>
    <w:p w14:paraId="3F1FD059"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除了课程中心，QQ群也可能作为我们的竞争者。QQ群的优点在于分享更为</w:t>
      </w:r>
      <w:r w:rsidRPr="003046E7">
        <w:rPr>
          <w:rStyle w:val="aa"/>
          <w:rFonts w:ascii="宋体" w:eastAsia="宋体" w:hAnsi="宋体"/>
          <w:color w:val="000000"/>
          <w:shd w:val="clear" w:color="auto" w:fill="FFFFFF"/>
        </w:rPr>
        <w:t>便捷</w:t>
      </w:r>
      <w:r w:rsidRPr="003046E7">
        <w:rPr>
          <w:rFonts w:ascii="宋体" w:eastAsia="宋体" w:hAnsi="宋体"/>
          <w:color w:val="000000"/>
          <w:shd w:val="clear" w:color="auto" w:fill="FFFFFF"/>
        </w:rPr>
        <w:t>，只需要</w:t>
      </w:r>
      <w:proofErr w:type="gramStart"/>
      <w:r w:rsidRPr="003046E7">
        <w:rPr>
          <w:rFonts w:ascii="宋体" w:eastAsia="宋体" w:hAnsi="宋体"/>
          <w:color w:val="000000"/>
          <w:shd w:val="clear" w:color="auto" w:fill="FFFFFF"/>
        </w:rPr>
        <w:t>发布到群里</w:t>
      </w:r>
      <w:proofErr w:type="gramEnd"/>
      <w:r w:rsidRPr="003046E7">
        <w:rPr>
          <w:rFonts w:ascii="宋体" w:eastAsia="宋体" w:hAnsi="宋体"/>
          <w:color w:val="000000"/>
          <w:shd w:val="clear" w:color="auto" w:fill="FFFFFF"/>
        </w:rPr>
        <w:t>就可以，但缺点也比较明显——资料过于分散，</w:t>
      </w:r>
      <w:r w:rsidRPr="003046E7">
        <w:rPr>
          <w:rStyle w:val="aa"/>
          <w:rFonts w:ascii="宋体" w:eastAsia="宋体" w:hAnsi="宋体"/>
          <w:color w:val="000000"/>
          <w:shd w:val="clear" w:color="auto" w:fill="FFFFFF"/>
        </w:rPr>
        <w:t>难以覆盖到所有同学</w:t>
      </w:r>
      <w:r w:rsidRPr="003046E7">
        <w:rPr>
          <w:rFonts w:ascii="宋体" w:eastAsia="宋体" w:hAnsi="宋体"/>
          <w:color w:val="000000"/>
          <w:shd w:val="clear" w:color="auto" w:fill="FFFFFF"/>
        </w:rPr>
        <w:t>。因此每到考期的时候，各个学院的大班学委总要整理或收集出一份复习资料，以供同学们复习使用，年复一年，但其实这些重复性的工作是可以通过我们的</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平台来</w:t>
      </w:r>
      <w:r w:rsidRPr="003046E7">
        <w:rPr>
          <w:rFonts w:ascii="宋体" w:eastAsia="宋体" w:hAnsi="宋体"/>
          <w:color w:val="000000"/>
          <w:shd w:val="clear" w:color="auto" w:fill="FFFFFF"/>
        </w:rPr>
        <w:t>简化的。</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color w:val="000000"/>
          <w:shd w:val="clear" w:color="auto" w:fill="FFFFFF"/>
        </w:rPr>
        <w:t>平台</w:t>
      </w:r>
      <w:r w:rsidRPr="003046E7">
        <w:rPr>
          <w:rFonts w:ascii="宋体" w:eastAsia="宋体" w:hAnsi="宋体" w:hint="eastAsia"/>
          <w:color w:val="000000"/>
          <w:shd w:val="clear" w:color="auto" w:fill="FFFFFF"/>
        </w:rPr>
        <w:t>可以把这些有价值的资料搜集起来，惠及本届学生和来年的学弟学妹们。</w:t>
      </w:r>
    </w:p>
    <w:p w14:paraId="4288AE7D"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当然，网上的一些规模庞大的授课平台也是我们的潜在对手，如百度传课、</w:t>
      </w:r>
      <w:proofErr w:type="gramStart"/>
      <w:r w:rsidRPr="003046E7">
        <w:rPr>
          <w:rFonts w:ascii="宋体" w:eastAsia="宋体" w:hAnsi="宋体" w:hint="eastAsia"/>
          <w:color w:val="000000"/>
          <w:shd w:val="clear" w:color="auto" w:fill="FFFFFF"/>
        </w:rPr>
        <w:t>网易云课堂</w:t>
      </w:r>
      <w:proofErr w:type="gramEnd"/>
      <w:r w:rsidRPr="003046E7">
        <w:rPr>
          <w:rFonts w:ascii="宋体" w:eastAsia="宋体" w:hAnsi="宋体" w:hint="eastAsia"/>
          <w:color w:val="000000"/>
          <w:shd w:val="clear" w:color="auto" w:fill="FFFFFF"/>
        </w:rPr>
        <w:t>和</w:t>
      </w:r>
      <w:proofErr w:type="gramStart"/>
      <w:r w:rsidRPr="003046E7">
        <w:rPr>
          <w:rFonts w:ascii="宋体" w:eastAsia="宋体" w:hAnsi="宋体" w:hint="eastAsia"/>
          <w:color w:val="000000"/>
          <w:shd w:val="clear" w:color="auto" w:fill="FFFFFF"/>
        </w:rPr>
        <w:t>职坐标</w:t>
      </w:r>
      <w:proofErr w:type="gramEnd"/>
      <w:r w:rsidRPr="003046E7">
        <w:rPr>
          <w:rFonts w:ascii="宋体" w:eastAsia="宋体" w:hAnsi="宋体" w:hint="eastAsia"/>
          <w:color w:val="000000"/>
          <w:shd w:val="clear" w:color="auto" w:fill="FFFFFF"/>
        </w:rPr>
        <w:t>等。它们可以提供直播课和线下课以及对应的课件，让使用者可以随时随地掌握自己需要的知识。它们的人工咨询服务也是相当出色的，用户可以线</w:t>
      </w:r>
      <w:proofErr w:type="gramStart"/>
      <w:r w:rsidRPr="003046E7">
        <w:rPr>
          <w:rFonts w:ascii="宋体" w:eastAsia="宋体" w:hAnsi="宋体" w:hint="eastAsia"/>
          <w:color w:val="000000"/>
          <w:shd w:val="clear" w:color="auto" w:fill="FFFFFF"/>
        </w:rPr>
        <w:t>上咨询</w:t>
      </w:r>
      <w:proofErr w:type="gramEnd"/>
      <w:r w:rsidRPr="003046E7">
        <w:rPr>
          <w:rFonts w:ascii="宋体" w:eastAsia="宋体" w:hAnsi="宋体" w:hint="eastAsia"/>
          <w:color w:val="000000"/>
          <w:shd w:val="clear" w:color="auto" w:fill="FFFFFF"/>
        </w:rPr>
        <w:t>课程相关问题，充分弄懂知识难点，解决自己的疑惑。这样能极大提高用户学习效率，使用户体验更佳的方式是我们所没有的。除此之外，它们还有优良的服务器存储各种各样丰富的课程资源，为它们庞大的用户群体来服务。但是它们的缺陷也很明显，授课网站的资源覆盖面广而不精，无法遍及学校里的具体课程，用户很难找到合适自己学校的课程学习，这对于一个学期时间紧张的学习是非常不利的。而</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平台可以非常容易地找到自己需要的课程，并在社区中与身边的同学来探讨、研究、共同学习，这对于大学的学习是大有裨益的。</w:t>
      </w:r>
    </w:p>
    <w:p w14:paraId="540EF278" w14:textId="03BC3593" w:rsidR="00D144D5" w:rsidRPr="00EF139F" w:rsidRDefault="00165117" w:rsidP="00EF139F">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除此之外，</w:t>
      </w:r>
      <w:proofErr w:type="spellStart"/>
      <w:r w:rsidRPr="003046E7">
        <w:rPr>
          <w:rFonts w:ascii="宋体" w:eastAsia="宋体" w:hAnsi="宋体" w:hint="eastAsia"/>
          <w:color w:val="000000"/>
          <w:shd w:val="clear" w:color="auto" w:fill="FFFFFF"/>
        </w:rPr>
        <w:t>iCourse</w:t>
      </w:r>
      <w:proofErr w:type="spellEnd"/>
      <w:r w:rsidRPr="003046E7">
        <w:rPr>
          <w:rFonts w:ascii="宋体" w:eastAsia="宋体" w:hAnsi="宋体" w:hint="eastAsia"/>
          <w:color w:val="000000"/>
          <w:shd w:val="clear" w:color="auto" w:fill="FFFFFF"/>
        </w:rPr>
        <w:t>平台的用户可以</w:t>
      </w:r>
      <w:r w:rsidRPr="003046E7">
        <w:rPr>
          <w:rFonts w:ascii="宋体" w:eastAsia="宋体" w:hAnsi="宋体"/>
          <w:color w:val="000000"/>
          <w:shd w:val="clear" w:color="auto" w:fill="FFFFFF"/>
        </w:rPr>
        <w:t>上</w:t>
      </w:r>
      <w:proofErr w:type="gramStart"/>
      <w:r w:rsidRPr="003046E7">
        <w:rPr>
          <w:rFonts w:ascii="宋体" w:eastAsia="宋体" w:hAnsi="宋体"/>
          <w:color w:val="000000"/>
          <w:shd w:val="clear" w:color="auto" w:fill="FFFFFF"/>
        </w:rPr>
        <w:t>传资源</w:t>
      </w:r>
      <w:proofErr w:type="gramEnd"/>
      <w:r w:rsidRPr="003046E7">
        <w:rPr>
          <w:rFonts w:ascii="宋体" w:eastAsia="宋体" w:hAnsi="宋体"/>
          <w:color w:val="000000"/>
          <w:shd w:val="clear" w:color="auto" w:fill="FFFFFF"/>
        </w:rPr>
        <w:t>从而获得其他用户的点赞，优秀博文、热门资源会被推送到首页上，不仅让</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收获了分享的</w:t>
      </w:r>
      <w:r w:rsidRPr="003046E7">
        <w:rPr>
          <w:rFonts w:ascii="宋体" w:eastAsia="宋体" w:hAnsi="宋体"/>
          <w:b/>
          <w:bCs/>
          <w:color w:val="000000"/>
          <w:shd w:val="clear" w:color="auto" w:fill="FFFFFF"/>
        </w:rPr>
        <w:t>成就感</w:t>
      </w:r>
      <w:r w:rsidRPr="003046E7">
        <w:rPr>
          <w:rFonts w:ascii="宋体" w:eastAsia="宋体" w:hAnsi="宋体"/>
          <w:color w:val="000000"/>
          <w:shd w:val="clear" w:color="auto" w:fill="FFFFFF"/>
        </w:rPr>
        <w:t>，还促</w:t>
      </w:r>
      <w:r w:rsidRPr="003046E7">
        <w:rPr>
          <w:rFonts w:ascii="宋体" w:eastAsia="宋体" w:hAnsi="宋体"/>
          <w:color w:val="000000"/>
          <w:shd w:val="clear" w:color="auto" w:fill="FFFFFF"/>
        </w:rPr>
        <w:lastRenderedPageBreak/>
        <w:t>进了</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与</w:t>
      </w:r>
      <w:r w:rsidRPr="003046E7">
        <w:rPr>
          <w:rFonts w:ascii="宋体" w:eastAsia="宋体" w:hAnsi="宋体" w:hint="eastAsia"/>
          <w:color w:val="000000"/>
          <w:shd w:val="clear" w:color="auto" w:fill="FFFFFF"/>
        </w:rPr>
        <w:t>身边</w:t>
      </w:r>
      <w:r w:rsidRPr="003046E7">
        <w:rPr>
          <w:rFonts w:ascii="宋体" w:eastAsia="宋体" w:hAnsi="宋体"/>
          <w:color w:val="000000"/>
          <w:shd w:val="clear" w:color="auto" w:fill="FFFFFF"/>
        </w:rPr>
        <w:t>同学间的</w:t>
      </w:r>
      <w:r w:rsidRPr="003046E7">
        <w:rPr>
          <w:rFonts w:ascii="宋体" w:eastAsia="宋体" w:hAnsi="宋体"/>
          <w:b/>
          <w:bCs/>
          <w:color w:val="000000"/>
          <w:shd w:val="clear" w:color="auto" w:fill="FFFFFF"/>
        </w:rPr>
        <w:t>交流</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更为重要的是</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能够通过获取资源和阅读学长学姐心得体会，从而更好地学习这门课程或者在学习之前大概对课程有一个初步了解，以便做好相应准备。</w:t>
      </w:r>
    </w:p>
    <w:p w14:paraId="22687390" w14:textId="77777777" w:rsidR="00D144D5" w:rsidRDefault="00D144D5" w:rsidP="00BB7490">
      <w:pPr>
        <w:spacing w:line="360" w:lineRule="auto"/>
        <w:rPr>
          <w:rFonts w:ascii="宋体" w:eastAsia="宋体" w:hAnsi="宋体"/>
        </w:rPr>
      </w:pPr>
    </w:p>
    <w:p w14:paraId="6A8965F8" w14:textId="039ACBC6" w:rsidR="002834F9" w:rsidRPr="00AC5AD2" w:rsidRDefault="00246CBE" w:rsidP="00AC5AD2">
      <w:pPr>
        <w:pStyle w:val="1"/>
      </w:pPr>
      <w:bookmarkStart w:id="54" w:name="_Toc507449654"/>
      <w:bookmarkStart w:id="55" w:name="_Toc507452870"/>
      <w:bookmarkStart w:id="56" w:name="_Toc507453144"/>
      <w:r w:rsidRPr="00AC5AD2">
        <w:rPr>
          <w:rFonts w:hint="eastAsia"/>
        </w:rPr>
        <w:t>3.</w:t>
      </w:r>
      <w:r w:rsidR="00544BB9" w:rsidRPr="00AC5AD2">
        <w:rPr>
          <w:rFonts w:hint="eastAsia"/>
        </w:rPr>
        <w:t>产品及</w:t>
      </w:r>
      <w:r w:rsidR="008513D4" w:rsidRPr="00AC5AD2">
        <w:rPr>
          <w:rFonts w:hint="eastAsia"/>
        </w:rPr>
        <w:t>服务介绍</w:t>
      </w:r>
      <w:bookmarkEnd w:id="54"/>
      <w:bookmarkEnd w:id="55"/>
      <w:bookmarkEnd w:id="56"/>
    </w:p>
    <w:p w14:paraId="76E7E672" w14:textId="5C4C6C84" w:rsidR="00D166D6" w:rsidRPr="00246CBE" w:rsidRDefault="006C653B" w:rsidP="00AC5AD2">
      <w:pPr>
        <w:pStyle w:val="2"/>
        <w:spacing w:before="163" w:after="163"/>
      </w:pPr>
      <w:bookmarkStart w:id="57" w:name="_Toc507449655"/>
      <w:bookmarkStart w:id="58" w:name="_Toc507452871"/>
      <w:bookmarkStart w:id="59" w:name="_Toc507453145"/>
      <w:r>
        <w:rPr>
          <w:rFonts w:hint="eastAsia"/>
        </w:rPr>
        <w:t xml:space="preserve">3.1 </w:t>
      </w:r>
      <w:r w:rsidR="00D166D6" w:rsidRPr="00246CBE">
        <w:rPr>
          <w:rFonts w:hint="eastAsia"/>
        </w:rPr>
        <w:t>网站端</w:t>
      </w:r>
      <w:bookmarkEnd w:id="57"/>
      <w:bookmarkEnd w:id="58"/>
      <w:bookmarkEnd w:id="59"/>
    </w:p>
    <w:p w14:paraId="6E1F947C" w14:textId="7AEBE163" w:rsidR="00D166D6" w:rsidRPr="00246CBE" w:rsidRDefault="006C653B" w:rsidP="006C653B">
      <w:pPr>
        <w:pStyle w:val="me"/>
        <w:spacing w:before="163" w:after="163"/>
      </w:pPr>
      <w:bookmarkStart w:id="60" w:name="_Toc507449656"/>
      <w:bookmarkStart w:id="61" w:name="_Toc507452872"/>
      <w:bookmarkStart w:id="62" w:name="_Toc507453146"/>
      <w:r>
        <w:rPr>
          <w:rFonts w:hint="eastAsia"/>
        </w:rPr>
        <w:t xml:space="preserve">3.1.1 </w:t>
      </w:r>
      <w:r w:rsidR="009C3EF2" w:rsidRPr="00246CBE">
        <w:rPr>
          <w:rFonts w:hint="eastAsia"/>
        </w:rPr>
        <w:t>架构与开发周期图</w:t>
      </w:r>
      <w:bookmarkEnd w:id="60"/>
      <w:bookmarkEnd w:id="61"/>
      <w:bookmarkEnd w:id="62"/>
    </w:p>
    <w:p w14:paraId="0D9C5D6B" w14:textId="3CC321F0" w:rsidR="009C3EF2" w:rsidRDefault="009C3EF2" w:rsidP="009C3EF2">
      <w:pPr>
        <w:spacing w:line="360" w:lineRule="auto"/>
        <w:ind w:left="420"/>
        <w:jc w:val="center"/>
        <w:rPr>
          <w:rFonts w:ascii="黑体" w:eastAsia="黑体" w:hAnsi="黑体"/>
          <w:b/>
          <w:bCs/>
          <w:szCs w:val="28"/>
        </w:rPr>
      </w:pPr>
      <w:r>
        <w:rPr>
          <w:rFonts w:ascii="黑体" w:eastAsia="黑体" w:hAnsi="黑体" w:hint="eastAsia"/>
          <w:b/>
          <w:bCs/>
          <w:noProof/>
          <w:szCs w:val="28"/>
        </w:rPr>
        <w:drawing>
          <wp:inline distT="0" distB="0" distL="0" distR="0" wp14:anchorId="58EF5CE8" wp14:editId="3C3946C8">
            <wp:extent cx="4792202" cy="3369042"/>
            <wp:effectExtent l="0" t="0" r="8890" b="9525"/>
            <wp:docPr id="21" name="图片 21" descr="../51519643732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519643732副本.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040" cy="3371740"/>
                    </a:xfrm>
                    <a:prstGeom prst="rect">
                      <a:avLst/>
                    </a:prstGeom>
                    <a:noFill/>
                    <a:ln>
                      <a:noFill/>
                    </a:ln>
                  </pic:spPr>
                </pic:pic>
              </a:graphicData>
            </a:graphic>
          </wp:inline>
        </w:drawing>
      </w:r>
    </w:p>
    <w:p w14:paraId="7C5D413E" w14:textId="6994389C" w:rsidR="009C3EF2" w:rsidRPr="000F3DD4" w:rsidRDefault="00246CBE" w:rsidP="00AC5AD2">
      <w:pPr>
        <w:pStyle w:val="2"/>
        <w:spacing w:before="163" w:after="163"/>
      </w:pPr>
      <w:bookmarkStart w:id="63" w:name="_Toc507449657"/>
      <w:bookmarkStart w:id="64" w:name="_Toc507452873"/>
      <w:bookmarkStart w:id="65" w:name="_Toc507453147"/>
      <w:r>
        <w:rPr>
          <w:rFonts w:hint="eastAsia"/>
        </w:rPr>
        <w:t>3.2</w:t>
      </w:r>
      <w:r w:rsidR="009C3EF2" w:rsidRPr="000F3DD4">
        <w:rPr>
          <w:rFonts w:hint="eastAsia"/>
        </w:rPr>
        <w:t>核心功能介绍</w:t>
      </w:r>
      <w:bookmarkEnd w:id="63"/>
      <w:bookmarkEnd w:id="64"/>
      <w:bookmarkEnd w:id="65"/>
    </w:p>
    <w:p w14:paraId="1F906E7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资源下载</w:t>
      </w:r>
    </w:p>
    <w:p w14:paraId="02EA43D1"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作为一个课程资源共享平台，资源下载是</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最为核心的功能。目前资源下载没有权限设置，任何访客都可以一键下载需要的资源。</w:t>
      </w:r>
    </w:p>
    <w:p w14:paraId="70385D1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资源上传</w:t>
      </w:r>
    </w:p>
    <w:p w14:paraId="3D578BEE" w14:textId="317649C6"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用户可以将某一课程的学习资源上传至</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服务器上，经审核后该资源可被其它用户查找到，为其它用户提供学习帮助。</w:t>
      </w:r>
    </w:p>
    <w:p w14:paraId="629FF4C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lastRenderedPageBreak/>
        <w:t>资源评价</w:t>
      </w:r>
    </w:p>
    <w:p w14:paraId="2D7DCBBC"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用户可以对资源进行星级评价，其它用户可以通过评价的分数来判断该资源是否值得下载。</w:t>
      </w:r>
    </w:p>
    <w:p w14:paraId="4DFDBE8B"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2754C469" wp14:editId="79FFAD0F">
            <wp:extent cx="4902835" cy="2665730"/>
            <wp:effectExtent l="0" t="0" r="12065" b="127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4902835" cy="2665730"/>
                    </a:xfrm>
                    <a:prstGeom prst="rect">
                      <a:avLst/>
                    </a:prstGeom>
                    <a:noFill/>
                    <a:ln w="9525">
                      <a:noFill/>
                    </a:ln>
                  </pic:spPr>
                </pic:pic>
              </a:graphicData>
            </a:graphic>
          </wp:inline>
        </w:drawing>
      </w:r>
    </w:p>
    <w:p w14:paraId="1A83ACC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资源分类</w:t>
      </w:r>
    </w:p>
    <w:p w14:paraId="4887C5FA" w14:textId="708EB565"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课程资源的类型可以有很多：课件、考题，甚至于同学</w:t>
      </w:r>
      <w:proofErr w:type="gramStart"/>
      <w:r w:rsidRPr="0023338E">
        <w:rPr>
          <w:rFonts w:ascii="Calibri" w:eastAsia="宋体" w:hAnsi="Calibri" w:cs="Times New Roman" w:hint="eastAsia"/>
        </w:rPr>
        <w:t>私下做</w:t>
      </w:r>
      <w:proofErr w:type="gramEnd"/>
      <w:r w:rsidRPr="0023338E">
        <w:rPr>
          <w:rFonts w:ascii="Calibri" w:eastAsia="宋体" w:hAnsi="Calibri" w:cs="Times New Roman" w:hint="eastAsia"/>
        </w:rPr>
        <w:t>的笔记，因此提供课程资源类别的筛选是很有必要的。我们目前只实现了文件格式的分类，后续我们可以通过用户为资源添加</w:t>
      </w:r>
      <w:r w:rsidRPr="0023338E">
        <w:rPr>
          <w:rFonts w:ascii="Calibri" w:eastAsia="宋体" w:hAnsi="Calibri" w:cs="Times New Roman" w:hint="eastAsia"/>
        </w:rPr>
        <w:t>Tag</w:t>
      </w:r>
      <w:r w:rsidRPr="0023338E">
        <w:rPr>
          <w:rFonts w:ascii="Calibri" w:eastAsia="宋体" w:hAnsi="Calibri" w:cs="Times New Roman" w:hint="eastAsia"/>
        </w:rPr>
        <w:t>，以对资源的实质内容进行分类。</w:t>
      </w:r>
    </w:p>
    <w:p w14:paraId="1BC2DB71"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609F0C23" wp14:editId="50A185F0">
            <wp:extent cx="5173345" cy="2413000"/>
            <wp:effectExtent l="0" t="0" r="8255" b="635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3"/>
                    <a:stretch>
                      <a:fillRect/>
                    </a:stretch>
                  </pic:blipFill>
                  <pic:spPr>
                    <a:xfrm>
                      <a:off x="0" y="0"/>
                      <a:ext cx="5173345" cy="2413000"/>
                    </a:xfrm>
                    <a:prstGeom prst="rect">
                      <a:avLst/>
                    </a:prstGeom>
                    <a:noFill/>
                    <a:ln w="9525">
                      <a:noFill/>
                    </a:ln>
                  </pic:spPr>
                </pic:pic>
              </a:graphicData>
            </a:graphic>
          </wp:inline>
        </w:drawing>
      </w:r>
    </w:p>
    <w:p w14:paraId="1D694CCE"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课程收藏</w:t>
      </w:r>
    </w:p>
    <w:p w14:paraId="6BB42AA3"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用户可以收藏自己经常访问或是感兴趣的课程，收藏后用户可以及时了解到课程的相关动态，随后我们也可以根据用户收藏的课程，给予一定的选课建议。</w:t>
      </w:r>
    </w:p>
    <w:p w14:paraId="79D4AB11"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F9C1F41" wp14:editId="0367DD01">
            <wp:extent cx="3495040" cy="1123950"/>
            <wp:effectExtent l="0" t="0" r="1016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495040" cy="1123950"/>
                    </a:xfrm>
                    <a:prstGeom prst="rect">
                      <a:avLst/>
                    </a:prstGeom>
                    <a:noFill/>
                    <a:ln w="9525">
                      <a:noFill/>
                    </a:ln>
                  </pic:spPr>
                </pic:pic>
              </a:graphicData>
            </a:graphic>
          </wp:inline>
        </w:drawing>
      </w:r>
    </w:p>
    <w:p w14:paraId="6EB3B51E"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4296216A" wp14:editId="148CC63D">
            <wp:extent cx="5337810" cy="2504440"/>
            <wp:effectExtent l="0" t="0" r="15240" b="1016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5"/>
                    <a:stretch>
                      <a:fillRect/>
                    </a:stretch>
                  </pic:blipFill>
                  <pic:spPr>
                    <a:xfrm>
                      <a:off x="0" y="0"/>
                      <a:ext cx="5337810" cy="2504440"/>
                    </a:xfrm>
                    <a:prstGeom prst="rect">
                      <a:avLst/>
                    </a:prstGeom>
                    <a:noFill/>
                    <a:ln w="9525">
                      <a:noFill/>
                    </a:ln>
                  </pic:spPr>
                </pic:pic>
              </a:graphicData>
            </a:graphic>
          </wp:inline>
        </w:drawing>
      </w:r>
    </w:p>
    <w:p w14:paraId="7F38292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课程讨论版</w:t>
      </w:r>
    </w:p>
    <w:p w14:paraId="28905EC4"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我们认为在课程的学习过程中讨论是一个必不可少的环节。课程讨论版相比于群聊，优点在于学长们的讨论可以为下一年学弟的学习带来帮助，这也是一种重要的学习资源。</w:t>
      </w:r>
    </w:p>
    <w:p w14:paraId="459060B1" w14:textId="77777777" w:rsidR="0023338E" w:rsidRPr="0023338E" w:rsidRDefault="0023338E" w:rsidP="0023338E">
      <w:pPr>
        <w:spacing w:line="360" w:lineRule="auto"/>
        <w:rPr>
          <w:rFonts w:ascii="宋体" w:eastAsia="宋体" w:hAnsi="宋体" w:cs="宋体"/>
        </w:rPr>
      </w:pPr>
      <w:r w:rsidRPr="0023338E">
        <w:rPr>
          <w:rFonts w:ascii="宋体" w:eastAsia="宋体" w:hAnsi="宋体" w:cs="宋体"/>
          <w:noProof/>
        </w:rPr>
        <w:drawing>
          <wp:inline distT="0" distB="0" distL="114300" distR="114300" wp14:anchorId="779DC6C2" wp14:editId="7ADEEDF2">
            <wp:extent cx="5193665" cy="2407285"/>
            <wp:effectExtent l="0" t="0" r="6985" b="1206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6"/>
                    <a:stretch>
                      <a:fillRect/>
                    </a:stretch>
                  </pic:blipFill>
                  <pic:spPr>
                    <a:xfrm>
                      <a:off x="0" y="0"/>
                      <a:ext cx="5193665" cy="2407285"/>
                    </a:xfrm>
                    <a:prstGeom prst="rect">
                      <a:avLst/>
                    </a:prstGeom>
                    <a:noFill/>
                    <a:ln w="9525">
                      <a:noFill/>
                    </a:ln>
                  </pic:spPr>
                </pic:pic>
              </a:graphicData>
            </a:graphic>
          </wp:inline>
        </w:drawing>
      </w:r>
    </w:p>
    <w:p w14:paraId="4EDA37D2"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55B454A" wp14:editId="297E02C6">
            <wp:extent cx="5268595" cy="1849755"/>
            <wp:effectExtent l="0" t="0" r="825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8595" cy="1849755"/>
                    </a:xfrm>
                    <a:prstGeom prst="rect">
                      <a:avLst/>
                    </a:prstGeom>
                    <a:noFill/>
                    <a:ln w="9525">
                      <a:noFill/>
                    </a:ln>
                  </pic:spPr>
                </pic:pic>
              </a:graphicData>
            </a:graphic>
          </wp:inline>
        </w:drawing>
      </w:r>
    </w:p>
    <w:p w14:paraId="249C651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贡献点排名</w:t>
      </w:r>
    </w:p>
    <w:p w14:paraId="1EDF9347"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为了鼓励同学们丰富课程资源，用户共享资源（包括上</w:t>
      </w:r>
      <w:proofErr w:type="gramStart"/>
      <w:r w:rsidRPr="0023338E">
        <w:rPr>
          <w:rFonts w:ascii="Calibri" w:eastAsia="宋体" w:hAnsi="Calibri" w:cs="Times New Roman" w:hint="eastAsia"/>
        </w:rPr>
        <w:t>传资源</w:t>
      </w:r>
      <w:proofErr w:type="gramEnd"/>
      <w:r w:rsidRPr="0023338E">
        <w:rPr>
          <w:rFonts w:ascii="Calibri" w:eastAsia="宋体" w:hAnsi="Calibri" w:cs="Times New Roman" w:hint="eastAsia"/>
        </w:rPr>
        <w:t>与讨论版发帖）可以获得一定的贡献点，贡献点的多少主要由资源下载量以及帖子的赞同情况决定。每门课程都会设立一个贡献点的排行榜，排行第一位的用户为该课程做出的贡献最多，他便可视为该课程的“专家”，他发布的资源与帖子将具有更高的可信度。</w:t>
      </w:r>
    </w:p>
    <w:p w14:paraId="0221D5CD"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drawing>
          <wp:inline distT="0" distB="0" distL="114300" distR="114300" wp14:anchorId="623D2611" wp14:editId="5EEA4698">
            <wp:extent cx="4695190" cy="2818765"/>
            <wp:effectExtent l="0" t="0" r="1016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695190" cy="2818765"/>
                    </a:xfrm>
                    <a:prstGeom prst="rect">
                      <a:avLst/>
                    </a:prstGeom>
                    <a:noFill/>
                    <a:ln w="9525">
                      <a:noFill/>
                    </a:ln>
                  </pic:spPr>
                </pic:pic>
              </a:graphicData>
            </a:graphic>
          </wp:inline>
        </w:drawing>
      </w:r>
    </w:p>
    <w:p w14:paraId="6713C621"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考前live分享</w:t>
      </w:r>
    </w:p>
    <w:p w14:paraId="7CA4C3B8"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图像和语音有时会比文字更易理解。在重要考试前，“专家”可以开设考前</w:t>
      </w:r>
      <w:r w:rsidRPr="0023338E">
        <w:rPr>
          <w:rFonts w:ascii="Calibri" w:eastAsia="宋体" w:hAnsi="Calibri" w:cs="Times New Roman" w:hint="eastAsia"/>
        </w:rPr>
        <w:t>live</w:t>
      </w:r>
      <w:r w:rsidRPr="0023338E">
        <w:rPr>
          <w:rFonts w:ascii="Calibri" w:eastAsia="宋体" w:hAnsi="Calibri" w:cs="Times New Roman" w:hint="eastAsia"/>
        </w:rPr>
        <w:t>为同学们提供考试的指导。用户观看</w:t>
      </w:r>
      <w:r w:rsidRPr="0023338E">
        <w:rPr>
          <w:rFonts w:ascii="Calibri" w:eastAsia="宋体" w:hAnsi="Calibri" w:cs="Times New Roman" w:hint="eastAsia"/>
        </w:rPr>
        <w:t>live</w:t>
      </w:r>
      <w:r w:rsidRPr="0023338E">
        <w:rPr>
          <w:rFonts w:ascii="Calibri" w:eastAsia="宋体" w:hAnsi="Calibri" w:cs="Times New Roman" w:hint="eastAsia"/>
        </w:rPr>
        <w:t>需要支付一定的虚拟点数，而开设</w:t>
      </w:r>
      <w:r w:rsidRPr="0023338E">
        <w:rPr>
          <w:rFonts w:ascii="Calibri" w:eastAsia="宋体" w:hAnsi="Calibri" w:cs="Times New Roman" w:hint="eastAsia"/>
        </w:rPr>
        <w:t>live</w:t>
      </w:r>
      <w:r w:rsidRPr="0023338E">
        <w:rPr>
          <w:rFonts w:ascii="Calibri" w:eastAsia="宋体" w:hAnsi="Calibri" w:cs="Times New Roman" w:hint="eastAsia"/>
        </w:rPr>
        <w:t>的用户可以从中获取一部分作为自己的收入。</w:t>
      </w:r>
    </w:p>
    <w:p w14:paraId="57F5519E"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lastRenderedPageBreak/>
        <w:drawing>
          <wp:inline distT="0" distB="0" distL="114300" distR="114300" wp14:anchorId="5CA32F0D" wp14:editId="7B50ECE5">
            <wp:extent cx="5267325" cy="3081020"/>
            <wp:effectExtent l="0" t="0" r="9525" b="5080"/>
            <wp:docPr id="34" name="图片 34" descr="5b52e6f975cb34f6d2bb33b09e1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b52e6f975cb34f6d2bb33b09e1a242"/>
                    <pic:cNvPicPr>
                      <a:picLocks noChangeAspect="1"/>
                    </pic:cNvPicPr>
                  </pic:nvPicPr>
                  <pic:blipFill>
                    <a:blip r:embed="rId29"/>
                    <a:stretch>
                      <a:fillRect/>
                    </a:stretch>
                  </pic:blipFill>
                  <pic:spPr>
                    <a:xfrm>
                      <a:off x="0" y="0"/>
                      <a:ext cx="5267325" cy="3081020"/>
                    </a:xfrm>
                    <a:prstGeom prst="rect">
                      <a:avLst/>
                    </a:prstGeom>
                  </pic:spPr>
                </pic:pic>
              </a:graphicData>
            </a:graphic>
          </wp:inline>
        </w:drawing>
      </w:r>
    </w:p>
    <w:p w14:paraId="79490A4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资源悬赏</w:t>
      </w:r>
    </w:p>
    <w:p w14:paraId="021BB3D0"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当用户无法在</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平台上获取到想要的资源的时候，可以发布资源悬赏，其它用户可以根据悬赏要求提供相应的资源并获得奖励，这样可以促进平台资源种类的完善度。</w:t>
      </w:r>
    </w:p>
    <w:p w14:paraId="7BCDF59F"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drawing>
          <wp:inline distT="0" distB="0" distL="114300" distR="114300" wp14:anchorId="6A9D11F6" wp14:editId="26C7057A">
            <wp:extent cx="5271770" cy="3088640"/>
            <wp:effectExtent l="0" t="0" r="5080" b="16510"/>
            <wp:docPr id="35" name="图片 35" descr="cbdaa690f939bd901063494e80ec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bdaa690f939bd901063494e80ece9d"/>
                    <pic:cNvPicPr>
                      <a:picLocks noChangeAspect="1"/>
                    </pic:cNvPicPr>
                  </pic:nvPicPr>
                  <pic:blipFill>
                    <a:blip r:embed="rId30"/>
                    <a:stretch>
                      <a:fillRect/>
                    </a:stretch>
                  </pic:blipFill>
                  <pic:spPr>
                    <a:xfrm>
                      <a:off x="0" y="0"/>
                      <a:ext cx="5271770" cy="3088640"/>
                    </a:xfrm>
                    <a:prstGeom prst="rect">
                      <a:avLst/>
                    </a:prstGeom>
                  </pic:spPr>
                </pic:pic>
              </a:graphicData>
            </a:graphic>
          </wp:inline>
        </w:drawing>
      </w:r>
    </w:p>
    <w:p w14:paraId="1C262412" w14:textId="7FB4FDEC" w:rsidR="00D144D5" w:rsidRDefault="00AC5AD2" w:rsidP="00AC5AD2">
      <w:pPr>
        <w:pStyle w:val="2"/>
        <w:spacing w:before="163" w:after="163"/>
      </w:pPr>
      <w:bookmarkStart w:id="66" w:name="_Toc507449658"/>
      <w:bookmarkStart w:id="67" w:name="_Toc507452874"/>
      <w:bookmarkStart w:id="68" w:name="_Toc507453148"/>
      <w:r>
        <w:rPr>
          <w:rFonts w:hint="eastAsia"/>
        </w:rPr>
        <w:t xml:space="preserve">3.2 </w:t>
      </w:r>
      <w:r w:rsidR="00DD0D90" w:rsidRPr="00DD0D90">
        <w:rPr>
          <w:rFonts w:hint="eastAsia"/>
        </w:rPr>
        <w:t>移动端</w:t>
      </w:r>
      <w:bookmarkEnd w:id="66"/>
      <w:bookmarkEnd w:id="67"/>
      <w:bookmarkEnd w:id="68"/>
    </w:p>
    <w:p w14:paraId="4133E29F" w14:textId="6F80AE09" w:rsidR="009D70EB" w:rsidRDefault="009D70EB" w:rsidP="009D70EB">
      <w:pPr>
        <w:spacing w:line="360" w:lineRule="auto"/>
        <w:ind w:left="420"/>
        <w:rPr>
          <w:rFonts w:ascii="宋体" w:eastAsia="宋体" w:hAnsi="宋体"/>
        </w:rPr>
      </w:pPr>
      <w:r>
        <w:rPr>
          <w:rFonts w:ascii="宋体" w:eastAsia="宋体" w:hAnsi="宋体" w:hint="eastAsia"/>
        </w:rPr>
        <w:t>我们采取目前面对北航学生的app为例。下面是一些核心功能</w:t>
      </w:r>
      <w:r w:rsidR="00557D3D">
        <w:rPr>
          <w:rFonts w:ascii="宋体" w:eastAsia="宋体" w:hAnsi="宋体" w:hint="eastAsia"/>
        </w:rPr>
        <w:t>和界面</w:t>
      </w:r>
      <w:r>
        <w:rPr>
          <w:rFonts w:ascii="宋体" w:eastAsia="宋体" w:hAnsi="宋体" w:hint="eastAsia"/>
        </w:rPr>
        <w:t>。</w:t>
      </w:r>
    </w:p>
    <w:p w14:paraId="712371D8" w14:textId="5487FA0E" w:rsidR="009D70EB" w:rsidRPr="00557D3D" w:rsidRDefault="00557D3D" w:rsidP="00557D3D">
      <w:pPr>
        <w:spacing w:line="360" w:lineRule="auto"/>
        <w:rPr>
          <w:rFonts w:ascii="黑体" w:eastAsia="黑体" w:hAnsi="黑体"/>
          <w:b/>
        </w:rPr>
      </w:pPr>
      <w:r w:rsidRPr="00557D3D">
        <w:rPr>
          <w:rFonts w:ascii="黑体" w:eastAsia="黑体" w:hAnsi="黑体" w:hint="eastAsia"/>
          <w:b/>
        </w:rPr>
        <w:t>用户主界面</w:t>
      </w:r>
    </w:p>
    <w:p w14:paraId="1EB8084D" w14:textId="6B566CF9" w:rsidR="009D70EB" w:rsidRPr="009D70EB" w:rsidRDefault="009D70EB" w:rsidP="009D70EB">
      <w:pPr>
        <w:pStyle w:val="a3"/>
        <w:spacing w:line="360" w:lineRule="auto"/>
        <w:ind w:firstLineChars="0"/>
        <w:jc w:val="left"/>
        <w:rPr>
          <w:rFonts w:ascii="宋体" w:eastAsia="宋体" w:hAnsi="宋体"/>
        </w:rPr>
      </w:pPr>
      <w:r w:rsidRPr="009D70EB">
        <w:rPr>
          <w:rFonts w:ascii="宋体" w:eastAsia="宋体" w:hAnsi="宋体" w:hint="eastAsia"/>
        </w:rPr>
        <w:lastRenderedPageBreak/>
        <w:t>这个是app的主界面，我们通过将我们学校的全部院系展示到app里，让用户可以直接通过选择想要查看的院系来进行资源的选择。每个院系我们都尽量选择的是系徽</w:t>
      </w:r>
      <w:proofErr w:type="gramStart"/>
      <w:r w:rsidRPr="009D70EB">
        <w:rPr>
          <w:rFonts w:ascii="宋体" w:eastAsia="宋体" w:hAnsi="宋体" w:hint="eastAsia"/>
        </w:rPr>
        <w:t>来作</w:t>
      </w:r>
      <w:proofErr w:type="gramEnd"/>
      <w:r w:rsidRPr="009D70EB">
        <w:rPr>
          <w:rFonts w:ascii="宋体" w:eastAsia="宋体" w:hAnsi="宋体" w:hint="eastAsia"/>
        </w:rPr>
        <w:t>为图片的象征，这样能让用户更为直观地找到自己所在系的资源。</w:t>
      </w:r>
    </w:p>
    <w:p w14:paraId="354123A5" w14:textId="646DF5C5"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2546CBB9" wp14:editId="280248E8">
            <wp:extent cx="1971899" cy="3349370"/>
            <wp:effectExtent l="0" t="0" r="952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3366" cy="3402818"/>
                    </a:xfrm>
                    <a:prstGeom prst="rect">
                      <a:avLst/>
                    </a:prstGeom>
                  </pic:spPr>
                </pic:pic>
              </a:graphicData>
            </a:graphic>
          </wp:inline>
        </w:drawing>
      </w:r>
      <w:r w:rsidRPr="009D70EB">
        <w:rPr>
          <w:rFonts w:ascii="宋体" w:eastAsia="宋体" w:hAnsi="宋体"/>
          <w:noProof/>
        </w:rPr>
        <w:drawing>
          <wp:inline distT="0" distB="0" distL="0" distR="0" wp14:anchorId="7AB3B7CE" wp14:editId="5B9F5DA2">
            <wp:extent cx="1955186" cy="3300086"/>
            <wp:effectExtent l="0" t="0" r="63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9458" cy="3307296"/>
                    </a:xfrm>
                    <a:prstGeom prst="rect">
                      <a:avLst/>
                    </a:prstGeom>
                  </pic:spPr>
                </pic:pic>
              </a:graphicData>
            </a:graphic>
          </wp:inline>
        </w:drawing>
      </w:r>
    </w:p>
    <w:p w14:paraId="697A6A98" w14:textId="77777777" w:rsidR="00557D3D" w:rsidRDefault="00557D3D" w:rsidP="00557D3D">
      <w:pPr>
        <w:spacing w:line="360" w:lineRule="auto"/>
        <w:outlineLvl w:val="0"/>
        <w:rPr>
          <w:rFonts w:ascii="宋体" w:eastAsia="宋体" w:hAnsi="宋体"/>
          <w:b/>
        </w:rPr>
      </w:pPr>
      <w:bookmarkStart w:id="69" w:name="OLE_LINK20"/>
      <w:bookmarkStart w:id="70" w:name="OLE_LINK21"/>
    </w:p>
    <w:p w14:paraId="0EE6B49C" w14:textId="185835DE"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热门资源查看界面</w:t>
      </w:r>
      <w:bookmarkEnd w:id="69"/>
      <w:bookmarkEnd w:id="70"/>
    </w:p>
    <w:p w14:paraId="5CAB0E13" w14:textId="46DAF0ED" w:rsidR="00557D3D" w:rsidRPr="009D70EB" w:rsidRDefault="00557D3D" w:rsidP="00557D3D">
      <w:pPr>
        <w:spacing w:line="360" w:lineRule="auto"/>
        <w:ind w:firstLineChars="200" w:firstLine="480"/>
        <w:jc w:val="left"/>
        <w:rPr>
          <w:rFonts w:ascii="宋体" w:eastAsia="宋体" w:hAnsi="宋体"/>
        </w:rPr>
      </w:pPr>
      <w:r w:rsidRPr="009D70EB">
        <w:rPr>
          <w:rFonts w:ascii="宋体" w:eastAsia="宋体" w:hAnsi="宋体" w:hint="eastAsia"/>
        </w:rPr>
        <w:t>该界面是热门资源查看界面，我们按资源下载量进行排序，将下载量最多的资源进行展示，让用户可以选择进行下载。</w:t>
      </w:r>
    </w:p>
    <w:p w14:paraId="43AB72E7"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BD7FD2D" wp14:editId="2FCB44E0">
            <wp:extent cx="2196604" cy="3724677"/>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767" cy="3733432"/>
                    </a:xfrm>
                    <a:prstGeom prst="rect">
                      <a:avLst/>
                    </a:prstGeom>
                  </pic:spPr>
                </pic:pic>
              </a:graphicData>
            </a:graphic>
          </wp:inline>
        </w:drawing>
      </w:r>
    </w:p>
    <w:p w14:paraId="06D85627" w14:textId="7C511CC1" w:rsidR="009D70EB" w:rsidRPr="00557D3D" w:rsidRDefault="009D70EB" w:rsidP="00557D3D">
      <w:pPr>
        <w:spacing w:line="360" w:lineRule="auto"/>
        <w:jc w:val="left"/>
        <w:outlineLvl w:val="0"/>
        <w:rPr>
          <w:rFonts w:ascii="黑体" w:eastAsia="黑体" w:hAnsi="黑体"/>
          <w:b/>
        </w:rPr>
      </w:pPr>
      <w:r w:rsidRPr="009D70EB">
        <w:rPr>
          <w:rFonts w:ascii="黑体" w:eastAsia="黑体" w:hAnsi="黑体" w:hint="eastAsia"/>
          <w:b/>
        </w:rPr>
        <w:t>资源界面</w:t>
      </w:r>
    </w:p>
    <w:p w14:paraId="0CD8C1D3" w14:textId="72906B87" w:rsidR="00557D3D" w:rsidRPr="009D70EB" w:rsidRDefault="00557D3D" w:rsidP="00557D3D">
      <w:pPr>
        <w:spacing w:line="360" w:lineRule="auto"/>
        <w:ind w:firstLine="420"/>
        <w:jc w:val="left"/>
        <w:outlineLvl w:val="0"/>
        <w:rPr>
          <w:rFonts w:ascii="宋体" w:eastAsia="宋体" w:hAnsi="宋体"/>
          <w:b/>
        </w:rPr>
      </w:pPr>
      <w:r w:rsidRPr="009D70EB">
        <w:rPr>
          <w:rFonts w:ascii="宋体" w:eastAsia="宋体" w:hAnsi="宋体" w:hint="eastAsia"/>
        </w:rPr>
        <w:t>资源界面的上部是一个</w:t>
      </w:r>
      <w:proofErr w:type="gramStart"/>
      <w:r w:rsidRPr="009D70EB">
        <w:rPr>
          <w:rFonts w:ascii="宋体" w:eastAsia="宋体" w:hAnsi="宋体" w:hint="eastAsia"/>
        </w:rPr>
        <w:t>改资源</w:t>
      </w:r>
      <w:proofErr w:type="gramEnd"/>
      <w:r w:rsidRPr="009D70EB">
        <w:rPr>
          <w:rFonts w:ascii="宋体" w:eastAsia="宋体" w:hAnsi="宋体" w:hint="eastAsia"/>
        </w:rPr>
        <w:t>类型的图片，下面的第一个</w:t>
      </w:r>
      <w:proofErr w:type="spellStart"/>
      <w:r w:rsidRPr="009D70EB">
        <w:rPr>
          <w:rFonts w:ascii="宋体" w:eastAsia="宋体" w:hAnsi="宋体" w:hint="eastAsia"/>
        </w:rPr>
        <w:t>textView</w:t>
      </w:r>
      <w:proofErr w:type="spellEnd"/>
      <w:r w:rsidRPr="009D70EB">
        <w:rPr>
          <w:rFonts w:ascii="宋体" w:eastAsia="宋体" w:hAnsi="宋体" w:hint="eastAsia"/>
        </w:rPr>
        <w:t>的左上部有</w:t>
      </w:r>
      <w:proofErr w:type="gramStart"/>
      <w:r w:rsidRPr="009D70EB">
        <w:rPr>
          <w:rFonts w:ascii="宋体" w:eastAsia="宋体" w:hAnsi="宋体" w:hint="eastAsia"/>
        </w:rPr>
        <w:t>改资源</w:t>
      </w:r>
      <w:proofErr w:type="gramEnd"/>
      <w:r w:rsidRPr="009D70EB">
        <w:rPr>
          <w:rFonts w:ascii="宋体" w:eastAsia="宋体" w:hAnsi="宋体" w:hint="eastAsia"/>
        </w:rPr>
        <w:t>的介绍(如果没有则显示</w:t>
      </w:r>
      <w:r w:rsidRPr="009D70EB">
        <w:rPr>
          <w:rFonts w:ascii="宋体" w:eastAsia="宋体" w:hAnsi="宋体"/>
        </w:rPr>
        <w:t>“</w:t>
      </w:r>
      <w:r w:rsidRPr="009D70EB">
        <w:rPr>
          <w:rFonts w:ascii="宋体" w:eastAsia="宋体" w:hAnsi="宋体" w:hint="eastAsia"/>
        </w:rPr>
        <w:t>该资源尚无简介</w:t>
      </w:r>
      <w:r w:rsidRPr="009D70EB">
        <w:rPr>
          <w:rFonts w:ascii="宋体" w:eastAsia="宋体" w:hAnsi="宋体"/>
        </w:rPr>
        <w:t>”</w:t>
      </w:r>
      <w:r w:rsidRPr="009D70EB">
        <w:rPr>
          <w:rFonts w:ascii="宋体" w:eastAsia="宋体" w:hAnsi="宋体" w:hint="eastAsia"/>
        </w:rPr>
        <w:t>)，然后是</w:t>
      </w:r>
      <w:proofErr w:type="gramStart"/>
      <w:r w:rsidRPr="009D70EB">
        <w:rPr>
          <w:rFonts w:ascii="宋体" w:eastAsia="宋体" w:hAnsi="宋体" w:hint="eastAsia"/>
        </w:rPr>
        <w:t>改资源</w:t>
      </w:r>
      <w:proofErr w:type="gramEnd"/>
      <w:r w:rsidRPr="009D70EB">
        <w:rPr>
          <w:rFonts w:ascii="宋体" w:eastAsia="宋体" w:hAnsi="宋体" w:hint="eastAsia"/>
        </w:rPr>
        <w:t>的上传者和下载次数，下面显示的是该资源的评分，用户可以对资源进行评分或者下载。</w:t>
      </w:r>
    </w:p>
    <w:p w14:paraId="25421925" w14:textId="71D82A39"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5975416B" wp14:editId="2B44D98F">
            <wp:extent cx="2212871" cy="392398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517" cy="3932226"/>
                    </a:xfrm>
                    <a:prstGeom prst="rect">
                      <a:avLst/>
                    </a:prstGeom>
                  </pic:spPr>
                </pic:pic>
              </a:graphicData>
            </a:graphic>
          </wp:inline>
        </w:drawing>
      </w:r>
    </w:p>
    <w:p w14:paraId="4697F250" w14:textId="77777777" w:rsidR="00557D3D" w:rsidRDefault="00557D3D" w:rsidP="00557D3D">
      <w:pPr>
        <w:spacing w:line="360" w:lineRule="auto"/>
        <w:jc w:val="left"/>
        <w:outlineLvl w:val="0"/>
        <w:rPr>
          <w:rFonts w:ascii="黑体" w:eastAsia="黑体" w:hAnsi="黑体"/>
          <w:b/>
        </w:rPr>
      </w:pPr>
      <w:r w:rsidRPr="00557D3D">
        <w:rPr>
          <w:rFonts w:ascii="黑体" w:eastAsia="黑体" w:hAnsi="黑体" w:hint="eastAsia"/>
          <w:b/>
        </w:rPr>
        <w:t>课程</w:t>
      </w:r>
      <w:r w:rsidR="009D70EB" w:rsidRPr="009D70EB">
        <w:rPr>
          <w:rFonts w:ascii="黑体" w:eastAsia="黑体" w:hAnsi="黑体" w:hint="eastAsia"/>
          <w:b/>
        </w:rPr>
        <w:t>搜索界面</w:t>
      </w:r>
      <w:r>
        <w:rPr>
          <w:rFonts w:ascii="黑体" w:eastAsia="黑体" w:hAnsi="黑体" w:hint="eastAsia"/>
          <w:b/>
        </w:rPr>
        <w:tab/>
      </w:r>
    </w:p>
    <w:p w14:paraId="41C81ABF" w14:textId="4E37BD3B" w:rsidR="00557D3D" w:rsidRPr="009D70EB" w:rsidRDefault="00557D3D" w:rsidP="00557D3D">
      <w:pPr>
        <w:spacing w:line="360" w:lineRule="auto"/>
        <w:ind w:firstLine="420"/>
        <w:jc w:val="left"/>
        <w:outlineLvl w:val="0"/>
        <w:rPr>
          <w:rFonts w:ascii="黑体" w:eastAsia="黑体" w:hAnsi="黑体"/>
          <w:b/>
        </w:rPr>
      </w:pPr>
      <w:r w:rsidRPr="009D70EB">
        <w:rPr>
          <w:rFonts w:ascii="宋体" w:eastAsia="宋体" w:hAnsi="宋体" w:hint="eastAsia"/>
        </w:rPr>
        <w:t>搜索界面由一个</w:t>
      </w:r>
      <w:proofErr w:type="spellStart"/>
      <w:r w:rsidRPr="009D70EB">
        <w:rPr>
          <w:rFonts w:ascii="宋体" w:eastAsia="宋体" w:hAnsi="宋体" w:hint="eastAsia"/>
        </w:rPr>
        <w:t>editText</w:t>
      </w:r>
      <w:proofErr w:type="spellEnd"/>
      <w:r w:rsidRPr="009D70EB">
        <w:rPr>
          <w:rFonts w:ascii="宋体" w:eastAsia="宋体" w:hAnsi="宋体" w:hint="eastAsia"/>
        </w:rPr>
        <w:t>给用户进行按照关键词的搜索，为了能让用户有一个比较好的搜索的体验，我们在</w:t>
      </w:r>
      <w:proofErr w:type="spellStart"/>
      <w:r w:rsidRPr="009D70EB">
        <w:rPr>
          <w:rFonts w:ascii="宋体" w:eastAsia="宋体" w:hAnsi="宋体" w:hint="eastAsia"/>
        </w:rPr>
        <w:t>Mysql</w:t>
      </w:r>
      <w:proofErr w:type="spellEnd"/>
      <w:r w:rsidRPr="009D70EB">
        <w:rPr>
          <w:rFonts w:ascii="宋体" w:eastAsia="宋体" w:hAnsi="宋体" w:hint="eastAsia"/>
        </w:rPr>
        <w:t>数据库上搭建了一个</w:t>
      </w:r>
      <w:proofErr w:type="spellStart"/>
      <w:r w:rsidRPr="009D70EB">
        <w:rPr>
          <w:rFonts w:ascii="宋体" w:eastAsia="宋体" w:hAnsi="宋体" w:hint="eastAsia"/>
        </w:rPr>
        <w:t>Solr</w:t>
      </w:r>
      <w:proofErr w:type="spellEnd"/>
      <w:r w:rsidRPr="009D70EB">
        <w:rPr>
          <w:rFonts w:ascii="宋体" w:eastAsia="宋体" w:hAnsi="宋体" w:hint="eastAsia"/>
        </w:rPr>
        <w:t>的搜索引擎，可以对用户输入的关键词进行模糊搜索，如图中，用户输入的关键词是</w:t>
      </w:r>
      <w:r w:rsidRPr="009D70EB">
        <w:rPr>
          <w:rFonts w:ascii="宋体" w:eastAsia="宋体" w:hAnsi="宋体"/>
        </w:rPr>
        <w:t>“</w:t>
      </w:r>
      <w:r w:rsidRPr="009D70EB">
        <w:rPr>
          <w:rFonts w:ascii="宋体" w:eastAsia="宋体" w:hAnsi="宋体" w:hint="eastAsia"/>
        </w:rPr>
        <w:t>数”，下面则显示出相关的课程。同样，我们在每个搜索出来的课程左边有该系的系徽来代表。</w:t>
      </w:r>
    </w:p>
    <w:p w14:paraId="76AF91C8" w14:textId="6C306BFF"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C9DEB04" wp14:editId="5DFA7391">
            <wp:extent cx="1996953" cy="3405881"/>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8520" cy="3425609"/>
                    </a:xfrm>
                    <a:prstGeom prst="rect">
                      <a:avLst/>
                    </a:prstGeom>
                  </pic:spPr>
                </pic:pic>
              </a:graphicData>
            </a:graphic>
          </wp:inline>
        </w:drawing>
      </w:r>
    </w:p>
    <w:p w14:paraId="48789E71" w14:textId="2E04D188" w:rsidR="009D70EB" w:rsidRPr="00557D3D" w:rsidRDefault="00557D3D" w:rsidP="00557D3D">
      <w:pPr>
        <w:spacing w:line="360" w:lineRule="auto"/>
        <w:outlineLvl w:val="0"/>
        <w:rPr>
          <w:rFonts w:ascii="黑体" w:eastAsia="黑体" w:hAnsi="黑体"/>
          <w:b/>
        </w:rPr>
      </w:pPr>
      <w:r w:rsidRPr="00557D3D">
        <w:rPr>
          <w:rFonts w:ascii="黑体" w:eastAsia="黑体" w:hAnsi="黑体" w:hint="eastAsia"/>
          <w:b/>
        </w:rPr>
        <w:t>资源</w:t>
      </w:r>
      <w:r w:rsidR="009D70EB" w:rsidRPr="009D70EB">
        <w:rPr>
          <w:rFonts w:ascii="黑体" w:eastAsia="黑体" w:hAnsi="黑体" w:hint="eastAsia"/>
          <w:b/>
        </w:rPr>
        <w:t>上传界面</w:t>
      </w:r>
    </w:p>
    <w:p w14:paraId="0A16CB6D" w14:textId="2786BC50"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上传界面，用户可以在这个界面将自己的资源进行上传。用户在上</w:t>
      </w:r>
      <w:proofErr w:type="gramStart"/>
      <w:r w:rsidRPr="009D70EB">
        <w:rPr>
          <w:rFonts w:ascii="宋体" w:eastAsia="宋体" w:hAnsi="宋体" w:hint="eastAsia"/>
        </w:rPr>
        <w:t>传资源</w:t>
      </w:r>
      <w:proofErr w:type="gramEnd"/>
      <w:r w:rsidRPr="009D70EB">
        <w:rPr>
          <w:rFonts w:ascii="宋体" w:eastAsia="宋体" w:hAnsi="宋体" w:hint="eastAsia"/>
        </w:rPr>
        <w:t>的时候，需要填写该资源所在的系、课程名、描述，文件名会自动填充，通过浏览的button可以选择手机上的资源，而上传按钮则是上传到服务器上，之后便可以在改课程内的资源找到了。</w:t>
      </w:r>
    </w:p>
    <w:p w14:paraId="56632765"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3B1D39E3" wp14:editId="1FA84019">
            <wp:extent cx="2107902" cy="363303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2411" cy="3640802"/>
                    </a:xfrm>
                    <a:prstGeom prst="rect">
                      <a:avLst/>
                    </a:prstGeom>
                  </pic:spPr>
                </pic:pic>
              </a:graphicData>
            </a:graphic>
          </wp:inline>
        </w:drawing>
      </w:r>
    </w:p>
    <w:p w14:paraId="3FED54D3" w14:textId="77777777" w:rsidR="009D70EB" w:rsidRPr="009D70EB" w:rsidRDefault="009D70EB" w:rsidP="00557D3D">
      <w:pPr>
        <w:spacing w:line="360" w:lineRule="auto"/>
        <w:rPr>
          <w:rFonts w:ascii="宋体" w:eastAsia="宋体" w:hAnsi="宋体"/>
        </w:rPr>
      </w:pPr>
    </w:p>
    <w:p w14:paraId="0EDBF1C8" w14:textId="645BB9F5"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院系详细课程界面</w:t>
      </w:r>
    </w:p>
    <w:p w14:paraId="4E324835" w14:textId="77777777" w:rsidR="00557D3D" w:rsidRPr="009D70EB" w:rsidRDefault="00557D3D" w:rsidP="00557D3D">
      <w:pPr>
        <w:spacing w:line="360" w:lineRule="auto"/>
        <w:ind w:firstLineChars="200" w:firstLine="480"/>
        <w:rPr>
          <w:rFonts w:ascii="宋体" w:eastAsia="宋体" w:hAnsi="宋体"/>
        </w:rPr>
      </w:pPr>
      <w:r w:rsidRPr="009D70EB">
        <w:rPr>
          <w:rFonts w:ascii="宋体" w:eastAsia="宋体" w:hAnsi="宋体" w:hint="eastAsia"/>
        </w:rPr>
        <w:t>在主页</w:t>
      </w:r>
      <w:proofErr w:type="gramStart"/>
      <w:r w:rsidRPr="009D70EB">
        <w:rPr>
          <w:rFonts w:ascii="宋体" w:eastAsia="宋体" w:hAnsi="宋体" w:hint="eastAsia"/>
        </w:rPr>
        <w:t>点击每</w:t>
      </w:r>
      <w:proofErr w:type="gramEnd"/>
      <w:r w:rsidRPr="009D70EB">
        <w:rPr>
          <w:rFonts w:ascii="宋体" w:eastAsia="宋体" w:hAnsi="宋体" w:hint="eastAsia"/>
        </w:rPr>
        <w:t>一个院系之后，我们会把该院系的所有课程进行展示，我们每次显示10个结果，用户可以通过下拉刷新的方式看到更多的课程。</w:t>
      </w:r>
    </w:p>
    <w:p w14:paraId="64C3FF9E" w14:textId="7A090419" w:rsidR="00557D3D" w:rsidRPr="009D70EB" w:rsidRDefault="00557D3D" w:rsidP="00557D3D">
      <w:pPr>
        <w:spacing w:line="360" w:lineRule="auto"/>
        <w:outlineLvl w:val="0"/>
        <w:rPr>
          <w:rFonts w:ascii="宋体" w:eastAsia="宋体" w:hAnsi="宋体"/>
          <w:b/>
        </w:rPr>
      </w:pPr>
      <w:r w:rsidRPr="009D70EB">
        <w:rPr>
          <w:rFonts w:ascii="宋体" w:eastAsia="宋体" w:hAnsi="宋体" w:hint="eastAsia"/>
        </w:rPr>
        <w:t>对于课程信息详细的课程，我们在该界面看到该课程的教师、学分、课程分类的信息。</w:t>
      </w:r>
    </w:p>
    <w:p w14:paraId="56F5DE08" w14:textId="0105A07A"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72F3464C" wp14:editId="6D39C238">
            <wp:extent cx="1828152" cy="3264940"/>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6057" cy="3279057"/>
                    </a:xfrm>
                    <a:prstGeom prst="rect">
                      <a:avLst/>
                    </a:prstGeom>
                  </pic:spPr>
                </pic:pic>
              </a:graphicData>
            </a:graphic>
          </wp:inline>
        </w:drawing>
      </w:r>
    </w:p>
    <w:p w14:paraId="3153BA77" w14:textId="61AC07F9"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课程下的资源信息</w:t>
      </w:r>
    </w:p>
    <w:p w14:paraId="33C653F7" w14:textId="5A900CE3"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这个界面是每个课程的资源列表，我们可以看到左边的图片是该资源的类别的图片，上部用户可以选择资源列表、课程介绍、讨论区来选择。下部是上传资源、收藏该课程的按钮，通过上传按钮、我们将该课程的院系和课程名直接显示，用户只需填写描述即可上传。</w:t>
      </w:r>
    </w:p>
    <w:p w14:paraId="5CAABCA3" w14:textId="23BE0E95" w:rsid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27F3E41A" wp14:editId="0FC2C2CE">
            <wp:extent cx="1925508" cy="34088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5508" cy="3408820"/>
                    </a:xfrm>
                    <a:prstGeom prst="rect">
                      <a:avLst/>
                    </a:prstGeom>
                  </pic:spPr>
                </pic:pic>
              </a:graphicData>
            </a:graphic>
          </wp:inline>
        </w:drawing>
      </w:r>
      <w:r w:rsidRPr="009D70EB">
        <w:rPr>
          <w:rFonts w:ascii="宋体" w:eastAsia="宋体" w:hAnsi="宋体"/>
          <w:noProof/>
        </w:rPr>
        <w:drawing>
          <wp:inline distT="0" distB="0" distL="0" distR="0" wp14:anchorId="76702827" wp14:editId="47C16551">
            <wp:extent cx="1914185" cy="3426558"/>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908" cy="3461864"/>
                    </a:xfrm>
                    <a:prstGeom prst="rect">
                      <a:avLst/>
                    </a:prstGeom>
                  </pic:spPr>
                </pic:pic>
              </a:graphicData>
            </a:graphic>
          </wp:inline>
        </w:drawing>
      </w:r>
    </w:p>
    <w:p w14:paraId="4D423C06" w14:textId="77777777" w:rsidR="00557D3D" w:rsidRPr="009D70EB" w:rsidRDefault="00557D3D" w:rsidP="00557D3D">
      <w:pPr>
        <w:spacing w:line="360" w:lineRule="auto"/>
        <w:ind w:firstLineChars="200" w:firstLine="480"/>
        <w:jc w:val="center"/>
        <w:rPr>
          <w:rFonts w:ascii="宋体" w:eastAsia="宋体" w:hAnsi="宋体"/>
        </w:rPr>
      </w:pPr>
    </w:p>
    <w:p w14:paraId="1D139F32" w14:textId="1656101C"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个人信息界面</w:t>
      </w:r>
    </w:p>
    <w:p w14:paraId="7EB4C0E3" w14:textId="21613E2F"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该界面是用户的个人信息界面，我们将用户的用户名、邮箱、个人介绍的信息在该页进行了展示，同时我们也将app的相关信息进行了呈现。在该界面的下方，有一个登出的按钮，这个按钮是给用户进行登出操作的</w:t>
      </w:r>
      <w:r>
        <w:rPr>
          <w:rFonts w:ascii="宋体" w:eastAsia="宋体" w:hAnsi="宋体" w:hint="eastAsia"/>
        </w:rPr>
        <w:t>。</w:t>
      </w:r>
    </w:p>
    <w:p w14:paraId="24DE34B0" w14:textId="58EA190C" w:rsidR="009D70EB" w:rsidRPr="00557D3D"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6158A5B9" wp14:editId="03A1D12B">
            <wp:extent cx="1939914" cy="3434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5705" cy="3444577"/>
                    </a:xfrm>
                    <a:prstGeom prst="rect">
                      <a:avLst/>
                    </a:prstGeom>
                  </pic:spPr>
                </pic:pic>
              </a:graphicData>
            </a:graphic>
          </wp:inline>
        </w:drawing>
      </w:r>
    </w:p>
    <w:p w14:paraId="44D6D1D2" w14:textId="5D7E4E0E" w:rsidR="00DD0D90" w:rsidRDefault="00AC5AD2" w:rsidP="00AC5AD2">
      <w:pPr>
        <w:pStyle w:val="2"/>
        <w:spacing w:before="163" w:after="163"/>
      </w:pPr>
      <w:bookmarkStart w:id="71" w:name="_Toc507449659"/>
      <w:bookmarkStart w:id="72" w:name="_Toc507452875"/>
      <w:bookmarkStart w:id="73" w:name="_Toc507453149"/>
      <w:r>
        <w:rPr>
          <w:rFonts w:hint="eastAsia"/>
        </w:rPr>
        <w:lastRenderedPageBreak/>
        <w:t xml:space="preserve">3.3 </w:t>
      </w:r>
      <w:r w:rsidR="005D2F2B">
        <w:rPr>
          <w:rFonts w:hint="eastAsia"/>
        </w:rPr>
        <w:t>营销策略</w:t>
      </w:r>
      <w:bookmarkEnd w:id="71"/>
      <w:bookmarkEnd w:id="72"/>
      <w:bookmarkEnd w:id="73"/>
    </w:p>
    <w:p w14:paraId="14F3EAAF" w14:textId="74C5B558" w:rsidR="006009FF" w:rsidRPr="006009FF" w:rsidRDefault="00691C1B" w:rsidP="00691C1B">
      <w:pPr>
        <w:spacing w:line="360" w:lineRule="auto"/>
        <w:ind w:firstLine="420"/>
        <w:rPr>
          <w:rFonts w:ascii="黑体" w:eastAsia="黑体" w:hAnsi="黑体"/>
          <w:b/>
          <w:sz w:val="32"/>
          <w:szCs w:val="32"/>
        </w:rPr>
      </w:pPr>
      <w:r>
        <w:rPr>
          <w:rFonts w:ascii="宋体" w:eastAsia="宋体" w:hAnsi="宋体" w:cs="Helvetica Neue" w:hint="eastAsia"/>
          <w:color w:val="262626"/>
          <w:kern w:val="0"/>
        </w:rPr>
        <w:t>用户可以通过充值来换取金币，金币可以用来用户悬赏资源、参加live等功能。同时，为了鼓励用户在平台的参与度，我们引入了贡献</w:t>
      </w:r>
      <w:proofErr w:type="gramStart"/>
      <w:r>
        <w:rPr>
          <w:rFonts w:ascii="宋体" w:eastAsia="宋体" w:hAnsi="宋体" w:cs="Helvetica Neue" w:hint="eastAsia"/>
          <w:color w:val="262626"/>
          <w:kern w:val="0"/>
        </w:rPr>
        <w:t>度这样</w:t>
      </w:r>
      <w:proofErr w:type="gramEnd"/>
      <w:r>
        <w:rPr>
          <w:rFonts w:ascii="宋体" w:eastAsia="宋体" w:hAnsi="宋体" w:cs="Helvetica Neue" w:hint="eastAsia"/>
          <w:color w:val="262626"/>
          <w:kern w:val="0"/>
        </w:rPr>
        <w:t>的概念，它</w:t>
      </w:r>
      <w:r w:rsidR="00E37D5E">
        <w:rPr>
          <w:rFonts w:ascii="宋体" w:eastAsia="宋体" w:hAnsi="宋体" w:cs="Helvetica Neue" w:hint="eastAsia"/>
          <w:color w:val="262626"/>
          <w:kern w:val="0"/>
        </w:rPr>
        <w:t>反应</w:t>
      </w:r>
      <w:r w:rsidR="006009FF">
        <w:rPr>
          <w:rFonts w:ascii="宋体" w:eastAsia="宋体" w:hAnsi="宋体" w:cs="Helvetica Neue" w:hint="eastAsia"/>
          <w:color w:val="262626"/>
          <w:kern w:val="0"/>
        </w:rPr>
        <w:t>用户在课程</w:t>
      </w:r>
      <w:r>
        <w:rPr>
          <w:rFonts w:ascii="宋体" w:eastAsia="宋体" w:hAnsi="宋体" w:cs="Helvetica Neue" w:hint="eastAsia"/>
          <w:color w:val="262626"/>
          <w:kern w:val="0"/>
        </w:rPr>
        <w:t>内的活跃程度</w:t>
      </w:r>
      <w:r w:rsidR="00E37D5E">
        <w:rPr>
          <w:rFonts w:ascii="宋体" w:eastAsia="宋体" w:hAnsi="宋体" w:cs="Helvetica Neue" w:hint="eastAsia"/>
          <w:color w:val="262626"/>
          <w:kern w:val="0"/>
        </w:rPr>
        <w:t>。</w:t>
      </w:r>
      <w:r w:rsidR="002D4C19">
        <w:rPr>
          <w:rFonts w:ascii="宋体" w:eastAsia="宋体" w:hAnsi="宋体" w:cs="Helvetica Neue" w:hint="eastAsia"/>
          <w:color w:val="262626"/>
          <w:kern w:val="0"/>
        </w:rPr>
        <w:t>贡献度的统计方法如下：</w:t>
      </w:r>
    </w:p>
    <w:p w14:paraId="09993C1C" w14:textId="77777777" w:rsidR="005D2F2B" w:rsidRPr="002D4C19" w:rsidRDefault="005D2F2B" w:rsidP="008F62A2">
      <w:pPr>
        <w:pStyle w:val="a3"/>
        <w:widowControl/>
        <w:autoSpaceDE w:val="0"/>
        <w:autoSpaceDN w:val="0"/>
        <w:adjustRightInd w:val="0"/>
        <w:spacing w:line="360" w:lineRule="auto"/>
        <w:ind w:firstLineChars="0"/>
        <w:jc w:val="left"/>
        <w:rPr>
          <w:rFonts w:ascii="宋体" w:eastAsia="宋体" w:hAnsi="宋体" w:cs="Helvetica Neue"/>
          <w:i/>
          <w:color w:val="262626"/>
          <w:kern w:val="0"/>
        </w:rPr>
      </w:pPr>
      <w:r w:rsidRPr="002D4C19">
        <w:rPr>
          <w:rFonts w:ascii="宋体" w:eastAsia="宋体" w:hAnsi="宋体" w:cs="Helvetica Neue"/>
          <w:i/>
          <w:color w:val="262626"/>
          <w:kern w:val="0"/>
        </w:rPr>
        <w:t>某用户在</w:t>
      </w:r>
      <w:r w:rsidRPr="002D4C19">
        <w:rPr>
          <w:rFonts w:ascii="宋体" w:eastAsia="宋体" w:hAnsi="宋体" w:cs="Helvetica Neue"/>
          <w:b/>
          <w:bCs/>
          <w:i/>
          <w:color w:val="262626"/>
          <w:kern w:val="0"/>
        </w:rPr>
        <w:t>某一课程</w:t>
      </w:r>
      <w:proofErr w:type="gramStart"/>
      <w:r w:rsidRPr="002D4C19">
        <w:rPr>
          <w:rFonts w:ascii="宋体" w:eastAsia="宋体" w:hAnsi="宋体" w:cs="Helvetica Neue"/>
          <w:b/>
          <w:bCs/>
          <w:i/>
          <w:color w:val="262626"/>
          <w:kern w:val="0"/>
        </w:rPr>
        <w:t>下</w:t>
      </w:r>
      <w:r w:rsidRPr="002D4C19">
        <w:rPr>
          <w:rFonts w:ascii="宋体" w:eastAsia="宋体" w:hAnsi="宋体" w:cs="Helvetica Neue"/>
          <w:i/>
          <w:color w:val="262626"/>
          <w:kern w:val="0"/>
        </w:rPr>
        <w:t>贡献</w:t>
      </w:r>
      <w:proofErr w:type="gramEnd"/>
      <w:r w:rsidRPr="002D4C19">
        <w:rPr>
          <w:rFonts w:ascii="宋体" w:eastAsia="宋体" w:hAnsi="宋体" w:cs="Helvetica Neue"/>
          <w:i/>
          <w:color w:val="262626"/>
          <w:kern w:val="0"/>
        </w:rPr>
        <w:t>度计算公式：（即同一用户在不同课程</w:t>
      </w:r>
      <w:proofErr w:type="gramStart"/>
      <w:r w:rsidRPr="002D4C19">
        <w:rPr>
          <w:rFonts w:ascii="宋体" w:eastAsia="宋体" w:hAnsi="宋体" w:cs="Helvetica Neue"/>
          <w:i/>
          <w:color w:val="262626"/>
          <w:kern w:val="0"/>
        </w:rPr>
        <w:t>下贡献</w:t>
      </w:r>
      <w:proofErr w:type="gramEnd"/>
      <w:r w:rsidRPr="002D4C19">
        <w:rPr>
          <w:rFonts w:ascii="宋体" w:eastAsia="宋体" w:hAnsi="宋体" w:cs="Helvetica Neue"/>
          <w:i/>
          <w:color w:val="262626"/>
          <w:kern w:val="0"/>
        </w:rPr>
        <w:t>度可能不同）</w:t>
      </w:r>
    </w:p>
    <w:p w14:paraId="56A3BD56" w14:textId="77777777" w:rsidR="005D2F2B"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资源贡献度 = 上</w:t>
      </w:r>
      <w:proofErr w:type="gramStart"/>
      <w:r w:rsidRPr="002D4C19">
        <w:rPr>
          <w:rFonts w:ascii="宋体" w:eastAsia="宋体" w:hAnsi="宋体" w:cs="Helvetica Neue"/>
          <w:i/>
          <w:color w:val="262626"/>
          <w:kern w:val="0"/>
        </w:rPr>
        <w:t>传资源数</w:t>
      </w:r>
      <w:proofErr w:type="gramEnd"/>
      <w:r w:rsidRPr="002D4C19">
        <w:rPr>
          <w:rFonts w:ascii="宋体" w:eastAsia="宋体" w:hAnsi="宋体" w:cs="Helvetica Neue"/>
          <w:i/>
          <w:color w:val="262626"/>
          <w:kern w:val="0"/>
        </w:rPr>
        <w:t>∑(下载量*评分平均值/10)</w:t>
      </w:r>
    </w:p>
    <w:p w14:paraId="33AD2BB0" w14:textId="77777777" w:rsidR="008F62A2"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论坛贡献度 = 发布帖子数∑(点击量/10) + 发布</w:t>
      </w:r>
      <w:proofErr w:type="gramStart"/>
      <w:r w:rsidRPr="002D4C19">
        <w:rPr>
          <w:rFonts w:ascii="宋体" w:eastAsia="宋体" w:hAnsi="宋体" w:cs="Helvetica Neue"/>
          <w:i/>
          <w:color w:val="262626"/>
          <w:kern w:val="0"/>
        </w:rPr>
        <w:t>跟帖数</w:t>
      </w:r>
      <w:proofErr w:type="gramEnd"/>
      <w:r w:rsidRPr="002D4C19">
        <w:rPr>
          <w:rFonts w:ascii="宋体" w:eastAsia="宋体" w:hAnsi="宋体" w:cs="Helvetica Neue"/>
          <w:i/>
          <w:color w:val="262626"/>
          <w:kern w:val="0"/>
        </w:rPr>
        <w:t>∑((赞同数</w:t>
      </w:r>
      <w:r w:rsidRPr="002D4C19">
        <w:rPr>
          <w:rFonts w:ascii="宋体" w:eastAsia="宋体" w:hAnsi="宋体" w:cs="Helvetica Neue"/>
          <w:i/>
          <w:color w:val="262626"/>
          <w:kern w:val="0"/>
          <w:vertAlign w:val="superscript"/>
        </w:rPr>
        <w:t>2</w:t>
      </w:r>
      <w:r w:rsidR="008F62A2" w:rsidRPr="002D4C19">
        <w:rPr>
          <w:rFonts w:ascii="宋体" w:eastAsia="宋体" w:hAnsi="宋体" w:cs="Helvetica Neue" w:hint="eastAsia"/>
          <w:i/>
          <w:color w:val="262626"/>
          <w:kern w:val="0"/>
        </w:rPr>
        <w:t>)</w:t>
      </w:r>
      <w:r w:rsidRPr="002D4C19">
        <w:rPr>
          <w:rFonts w:ascii="宋体" w:eastAsia="宋体" w:hAnsi="宋体" w:cs="Helvetica Neue"/>
          <w:i/>
          <w:color w:val="262626"/>
          <w:kern w:val="0"/>
        </w:rPr>
        <w:t>/ (赞同数+反对数))</w:t>
      </w:r>
      <w:r w:rsidR="008F62A2" w:rsidRPr="002D4C19">
        <w:rPr>
          <w:rFonts w:ascii="宋体" w:eastAsia="宋体" w:hAnsi="宋体" w:cs="Helvetica Neue" w:hint="eastAsia"/>
          <w:i/>
          <w:color w:val="262626"/>
          <w:kern w:val="0"/>
        </w:rPr>
        <w:tab/>
      </w:r>
    </w:p>
    <w:p w14:paraId="0AC23C53" w14:textId="1571BD95" w:rsidR="00F832E3"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proofErr w:type="gramStart"/>
      <w:r w:rsidRPr="002D4C19">
        <w:rPr>
          <w:rFonts w:ascii="宋体" w:eastAsia="宋体" w:hAnsi="宋体" w:cs="Helvetica Neue"/>
          <w:i/>
          <w:color w:val="262626"/>
          <w:kern w:val="0"/>
        </w:rPr>
        <w:t>总贡献</w:t>
      </w:r>
      <w:proofErr w:type="gramEnd"/>
      <w:r w:rsidRPr="002D4C19">
        <w:rPr>
          <w:rFonts w:ascii="宋体" w:eastAsia="宋体" w:hAnsi="宋体" w:cs="Helvetica Neue"/>
          <w:i/>
          <w:color w:val="262626"/>
          <w:kern w:val="0"/>
        </w:rPr>
        <w:t>度 = 资源贡献度 + 论坛贡献度</w:t>
      </w:r>
    </w:p>
    <w:p w14:paraId="6821CD49" w14:textId="76E870AC" w:rsidR="00E27E26" w:rsidRPr="008F62A2" w:rsidRDefault="00E27E26" w:rsidP="008F62A2">
      <w:pPr>
        <w:widowControl/>
        <w:autoSpaceDE w:val="0"/>
        <w:autoSpaceDN w:val="0"/>
        <w:adjustRightInd w:val="0"/>
        <w:spacing w:line="360" w:lineRule="auto"/>
        <w:ind w:firstLine="420"/>
        <w:jc w:val="left"/>
        <w:rPr>
          <w:rFonts w:ascii="宋体" w:eastAsia="宋体" w:hAnsi="宋体" w:cs="Helvetica Neue"/>
          <w:color w:val="262626"/>
          <w:kern w:val="0"/>
        </w:rPr>
      </w:pPr>
      <w:r>
        <w:rPr>
          <w:rFonts w:ascii="宋体" w:eastAsia="宋体" w:hAnsi="宋体" w:cs="Helvetica Neue" w:hint="eastAsia"/>
          <w:color w:val="262626"/>
          <w:kern w:val="0"/>
        </w:rPr>
        <w:t>当用户的</w:t>
      </w:r>
      <w:proofErr w:type="gramStart"/>
      <w:r>
        <w:rPr>
          <w:rFonts w:ascii="宋体" w:eastAsia="宋体" w:hAnsi="宋体" w:cs="Helvetica Neue" w:hint="eastAsia"/>
          <w:color w:val="262626"/>
          <w:kern w:val="0"/>
        </w:rPr>
        <w:t>总贡献</w:t>
      </w:r>
      <w:proofErr w:type="gramEnd"/>
      <w:r>
        <w:rPr>
          <w:rFonts w:ascii="宋体" w:eastAsia="宋体" w:hAnsi="宋体" w:cs="Helvetica Neue" w:hint="eastAsia"/>
          <w:color w:val="262626"/>
          <w:kern w:val="0"/>
        </w:rPr>
        <w:t>度达到一定数额时，可以换取相应的金币。</w:t>
      </w:r>
      <w:r w:rsidR="002D4C19">
        <w:rPr>
          <w:rFonts w:ascii="宋体" w:eastAsia="宋体" w:hAnsi="宋体" w:cs="Helvetica Neue" w:hint="eastAsia"/>
          <w:color w:val="262626"/>
          <w:kern w:val="0"/>
        </w:rPr>
        <w:t>同时，为了鼓励用户其它的操作行为，我们也会给</w:t>
      </w:r>
      <w:r w:rsidR="00C009B2">
        <w:rPr>
          <w:rFonts w:ascii="宋体" w:eastAsia="宋体" w:hAnsi="宋体" w:cs="Helvetica Neue" w:hint="eastAsia"/>
          <w:color w:val="262626"/>
          <w:kern w:val="0"/>
        </w:rPr>
        <w:t>用户签到、推荐好友</w:t>
      </w:r>
      <w:r w:rsidR="007738A7">
        <w:rPr>
          <w:rFonts w:ascii="宋体" w:eastAsia="宋体" w:hAnsi="宋体" w:cs="Helvetica Neue" w:hint="eastAsia"/>
          <w:color w:val="262626"/>
          <w:kern w:val="0"/>
        </w:rPr>
        <w:t>等行为来赢取相应的金币，通过这样的举措让用户能在应用使用中在享受到乐趣的同时，鼓励更多的参与度。</w:t>
      </w:r>
    </w:p>
    <w:p w14:paraId="2A2130FE" w14:textId="77777777" w:rsidR="00964A06" w:rsidRDefault="00964A06" w:rsidP="00AC5AD2">
      <w:pPr>
        <w:pStyle w:val="1"/>
      </w:pPr>
      <w:bookmarkStart w:id="74" w:name="_Toc507449660"/>
      <w:bookmarkStart w:id="75" w:name="_Toc507452876"/>
      <w:bookmarkStart w:id="76" w:name="_Toc507453150"/>
      <w:r>
        <w:rPr>
          <w:rFonts w:hint="eastAsia"/>
        </w:rPr>
        <w:t>4.</w:t>
      </w:r>
      <w:r w:rsidR="00383C80" w:rsidRPr="000A5DF0">
        <w:rPr>
          <w:rFonts w:hint="eastAsia"/>
        </w:rPr>
        <w:t>组织与管理</w:t>
      </w:r>
      <w:bookmarkEnd w:id="74"/>
      <w:bookmarkEnd w:id="75"/>
      <w:bookmarkEnd w:id="76"/>
    </w:p>
    <w:p w14:paraId="0495C912" w14:textId="6FF8DA23" w:rsidR="00383C80" w:rsidRPr="00964A06" w:rsidRDefault="00964A06" w:rsidP="00AC5AD2">
      <w:pPr>
        <w:pStyle w:val="2"/>
        <w:spacing w:before="163" w:after="163"/>
      </w:pPr>
      <w:bookmarkStart w:id="77" w:name="_Toc507449661"/>
      <w:bookmarkStart w:id="78" w:name="_Toc507452877"/>
      <w:bookmarkStart w:id="79" w:name="_Toc507453151"/>
      <w:r w:rsidRPr="00964A06">
        <w:rPr>
          <w:rFonts w:hint="eastAsia"/>
        </w:rPr>
        <w:t xml:space="preserve">4.1 </w:t>
      </w:r>
      <w:r w:rsidR="00383C80" w:rsidRPr="00964A06">
        <w:rPr>
          <w:rFonts w:hint="eastAsia"/>
        </w:rPr>
        <w:t>公司简介</w:t>
      </w:r>
      <w:bookmarkEnd w:id="77"/>
      <w:bookmarkEnd w:id="78"/>
      <w:bookmarkEnd w:id="79"/>
    </w:p>
    <w:p w14:paraId="014F770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公司形式</w:t>
      </w:r>
      <w:r>
        <w:rPr>
          <w:rFonts w:ascii="宋体" w:eastAsia="宋体" w:hAnsi="宋体" w:hint="eastAsia"/>
        </w:rPr>
        <w:t>：</w:t>
      </w:r>
      <w:r w:rsidRPr="000A5DF0">
        <w:rPr>
          <w:rFonts w:ascii="宋体" w:eastAsia="宋体" w:hAnsi="宋体" w:hint="eastAsia"/>
        </w:rPr>
        <w:t>有限责任公司</w:t>
      </w:r>
    </w:p>
    <w:p w14:paraId="6095356E" w14:textId="77777777" w:rsidR="00383C80" w:rsidRDefault="00383C80" w:rsidP="00383C80">
      <w:pPr>
        <w:spacing w:line="360" w:lineRule="auto"/>
        <w:ind w:firstLine="420"/>
        <w:rPr>
          <w:rFonts w:ascii="宋体" w:eastAsia="宋体" w:hAnsi="宋体"/>
        </w:rPr>
      </w:pPr>
      <w:r w:rsidRPr="00F40182">
        <w:rPr>
          <w:rFonts w:ascii="宋体" w:eastAsia="宋体" w:hAnsi="宋体" w:hint="eastAsia"/>
        </w:rPr>
        <w:t>我们公司的名字取自</w:t>
      </w:r>
      <w:r>
        <w:rPr>
          <w:rFonts w:ascii="宋体" w:eastAsia="宋体" w:hAnsi="宋体" w:hint="eastAsia"/>
        </w:rPr>
        <w:t>论语名句</w:t>
      </w:r>
      <w:r w:rsidRPr="00F40182">
        <w:rPr>
          <w:rFonts w:ascii="宋体" w:eastAsia="宋体" w:hAnsi="宋体" w:hint="eastAsia"/>
        </w:rPr>
        <w:t>“三人行，则必有我师焉</w:t>
      </w:r>
      <w:r>
        <w:rPr>
          <w:rFonts w:ascii="宋体" w:eastAsia="宋体" w:hAnsi="宋体" w:hint="eastAsia"/>
        </w:rPr>
        <w:t>”</w:t>
      </w:r>
      <w:r w:rsidRPr="00F40182">
        <w:rPr>
          <w:rFonts w:ascii="宋体" w:eastAsia="宋体" w:hAnsi="宋体" w:hint="eastAsia"/>
        </w:rPr>
        <w:t>，</w:t>
      </w:r>
      <w:r>
        <w:rPr>
          <w:rFonts w:ascii="宋体" w:eastAsia="宋体" w:hAnsi="宋体" w:hint="eastAsia"/>
        </w:rPr>
        <w:t>三人则为众，我们在学习的道路上从来都不是独自前行，众人一起学习既有利于集思广益、取长补短，也便于我们获取更多知识。正如古语所言，</w:t>
      </w:r>
      <w:r w:rsidRPr="00F40182">
        <w:rPr>
          <w:rFonts w:ascii="宋体" w:eastAsia="宋体" w:hAnsi="宋体" w:hint="eastAsia"/>
        </w:rPr>
        <w:t>“独学而无友，则孤陋而寡闻</w:t>
      </w:r>
      <w:r>
        <w:rPr>
          <w:rFonts w:ascii="宋体" w:eastAsia="宋体" w:hAnsi="宋体" w:hint="eastAsia"/>
        </w:rPr>
        <w:t>”，我们在学习中最切忌的就是“独学”，需要“众学”这样的精神。它</w:t>
      </w:r>
      <w:r w:rsidRPr="00F40182">
        <w:rPr>
          <w:rFonts w:ascii="宋体" w:eastAsia="宋体" w:hAnsi="宋体" w:hint="eastAsia"/>
        </w:rPr>
        <w:t>体现了我们公司</w:t>
      </w:r>
      <w:r>
        <w:rPr>
          <w:rFonts w:ascii="宋体" w:eastAsia="宋体" w:hAnsi="宋体" w:hint="eastAsia"/>
        </w:rPr>
        <w:t>产品的</w:t>
      </w:r>
      <w:r w:rsidRPr="00F40182">
        <w:rPr>
          <w:rFonts w:ascii="宋体" w:eastAsia="宋体" w:hAnsi="宋体" w:hint="eastAsia"/>
        </w:rPr>
        <w:t>知识分享的内涵，</w:t>
      </w:r>
      <w:r>
        <w:rPr>
          <w:rFonts w:ascii="宋体" w:eastAsia="宋体" w:hAnsi="宋体" w:hint="eastAsia"/>
        </w:rPr>
        <w:t>非常贴切公司产品的经营</w:t>
      </w:r>
      <w:r w:rsidRPr="00F40182">
        <w:rPr>
          <w:rFonts w:ascii="宋体" w:eastAsia="宋体" w:hAnsi="宋体" w:hint="eastAsia"/>
        </w:rPr>
        <w:t>。</w:t>
      </w:r>
    </w:p>
    <w:p w14:paraId="572FB585" w14:textId="77777777" w:rsidR="00383C80" w:rsidRDefault="00383C80" w:rsidP="00383C80">
      <w:pPr>
        <w:spacing w:line="360" w:lineRule="auto"/>
        <w:ind w:firstLine="420"/>
        <w:rPr>
          <w:rFonts w:ascii="宋体" w:eastAsia="宋体" w:hAnsi="宋体"/>
        </w:rPr>
      </w:pPr>
      <w:r>
        <w:rPr>
          <w:rFonts w:ascii="宋体" w:eastAsia="宋体" w:hAnsi="宋体" w:hint="eastAsia"/>
        </w:rPr>
        <w:t>我们公司的Logo如下：</w:t>
      </w:r>
    </w:p>
    <w:p w14:paraId="5C539E95" w14:textId="77777777" w:rsidR="00383C80" w:rsidRDefault="00383C80" w:rsidP="00383C80">
      <w:pPr>
        <w:spacing w:line="360" w:lineRule="auto"/>
        <w:ind w:firstLine="420"/>
        <w:jc w:val="center"/>
        <w:rPr>
          <w:rFonts w:ascii="宋体" w:eastAsia="宋体" w:hAnsi="宋体"/>
        </w:rPr>
      </w:pPr>
      <w:r>
        <w:rPr>
          <w:rFonts w:ascii="宋体" w:eastAsia="宋体" w:hAnsi="宋体" w:hint="eastAsia"/>
          <w:noProof/>
        </w:rPr>
        <w:lastRenderedPageBreak/>
        <w:drawing>
          <wp:inline distT="0" distB="0" distL="0" distR="0" wp14:anchorId="713D5EB1" wp14:editId="5A66968C">
            <wp:extent cx="2639499"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rotWithShape="1">
                    <a:blip r:embed="rId41" cstate="print">
                      <a:extLst>
                        <a:ext uri="{28A0092B-C50C-407E-A947-70E740481C1C}">
                          <a14:useLocalDpi xmlns:a14="http://schemas.microsoft.com/office/drawing/2010/main" val="0"/>
                        </a:ext>
                      </a:extLst>
                    </a:blip>
                    <a:srcRect l="8237" t="13896" r="50439" b="17410"/>
                    <a:stretch/>
                  </pic:blipFill>
                  <pic:spPr bwMode="auto">
                    <a:xfrm>
                      <a:off x="0" y="0"/>
                      <a:ext cx="2651097" cy="2474626"/>
                    </a:xfrm>
                    <a:prstGeom prst="rect">
                      <a:avLst/>
                    </a:prstGeom>
                    <a:ln>
                      <a:noFill/>
                    </a:ln>
                    <a:extLst>
                      <a:ext uri="{53640926-AAD7-44D8-BBD7-CCE9431645EC}">
                        <a14:shadowObscured xmlns:a14="http://schemas.microsoft.com/office/drawing/2010/main"/>
                      </a:ext>
                    </a:extLst>
                  </pic:spPr>
                </pic:pic>
              </a:graphicData>
            </a:graphic>
          </wp:inline>
        </w:drawing>
      </w:r>
    </w:p>
    <w:p w14:paraId="0EF7B038" w14:textId="77777777" w:rsidR="00383C80" w:rsidRPr="00F40182" w:rsidRDefault="00383C80" w:rsidP="00383C80">
      <w:pPr>
        <w:spacing w:line="360" w:lineRule="auto"/>
        <w:ind w:firstLine="420"/>
        <w:rPr>
          <w:rFonts w:ascii="宋体" w:eastAsia="宋体" w:hAnsi="宋体"/>
        </w:rPr>
      </w:pPr>
      <w:r>
        <w:rPr>
          <w:rFonts w:ascii="宋体" w:eastAsia="宋体" w:hAnsi="宋体" w:hint="eastAsia"/>
        </w:rPr>
        <w:t>公司的Logo的设计取意为我们的公司名，其中三个L形符号是三个人的意思，而左下角的深蓝色的人则代表我们每个人自己，我们通过自己在学习上的分享，既影响了周围的身边同学；也在于别人的交流分享中，</w:t>
      </w:r>
      <w:proofErr w:type="gramStart"/>
      <w:r>
        <w:rPr>
          <w:rFonts w:ascii="宋体" w:eastAsia="宋体" w:hAnsi="宋体" w:hint="eastAsia"/>
        </w:rPr>
        <w:t>收获着</w:t>
      </w:r>
      <w:proofErr w:type="gramEnd"/>
      <w:r>
        <w:rPr>
          <w:rFonts w:ascii="宋体" w:eastAsia="宋体" w:hAnsi="宋体" w:hint="eastAsia"/>
        </w:rPr>
        <w:t>新的知识。</w:t>
      </w:r>
    </w:p>
    <w:p w14:paraId="4F301202" w14:textId="51854AB9" w:rsidR="00383C80" w:rsidRPr="00964A06" w:rsidRDefault="00AC5AD2" w:rsidP="00AC5AD2">
      <w:pPr>
        <w:pStyle w:val="2"/>
        <w:spacing w:before="163" w:after="163"/>
      </w:pPr>
      <w:bookmarkStart w:id="80" w:name="_Toc507449662"/>
      <w:bookmarkStart w:id="81" w:name="_Toc507452878"/>
      <w:bookmarkStart w:id="82" w:name="_Toc507453152"/>
      <w:r>
        <w:rPr>
          <w:rFonts w:hint="eastAsia"/>
        </w:rPr>
        <w:t xml:space="preserve">4.2 </w:t>
      </w:r>
      <w:r w:rsidR="00383C80" w:rsidRPr="00964A06">
        <w:rPr>
          <w:rFonts w:hint="eastAsia"/>
        </w:rPr>
        <w:t>公司的核心价值观</w:t>
      </w:r>
      <w:bookmarkEnd w:id="80"/>
      <w:bookmarkEnd w:id="81"/>
      <w:bookmarkEnd w:id="82"/>
    </w:p>
    <w:p w14:paraId="022FC360"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一个公司的核心价值观是公司和其员工的价值取向，是一个公司在追求经营成功过程中所推崇的基本信念和奉行的目标</w:t>
      </w:r>
      <w:r>
        <w:rPr>
          <w:rFonts w:ascii="宋体" w:eastAsia="宋体" w:hAnsi="宋体" w:hint="eastAsia"/>
        </w:rPr>
        <w:t>。它</w:t>
      </w:r>
      <w:r w:rsidRPr="009E7B53">
        <w:rPr>
          <w:rFonts w:ascii="宋体" w:eastAsia="宋体" w:hAnsi="宋体" w:hint="eastAsia"/>
        </w:rPr>
        <w:t>是企业文化的核心，价值观是把所有员工联系到一起的精神纽带，是一个公司生存、发展的内在动力，是一个公司行为规范制度的基础</w:t>
      </w:r>
      <w:r>
        <w:rPr>
          <w:rFonts w:ascii="宋体" w:eastAsia="宋体" w:hAnsi="宋体" w:hint="eastAsia"/>
        </w:rPr>
        <w:t>，同时</w:t>
      </w:r>
      <w:r w:rsidRPr="009E7B53">
        <w:rPr>
          <w:rFonts w:ascii="宋体" w:eastAsia="宋体" w:hAnsi="宋体" w:hint="eastAsia"/>
        </w:rPr>
        <w:t>也是一个企业的灵魂</w:t>
      </w:r>
      <w:r>
        <w:rPr>
          <w:rFonts w:ascii="宋体" w:eastAsia="宋体" w:hAnsi="宋体" w:hint="eastAsia"/>
        </w:rPr>
        <w:t>。</w:t>
      </w:r>
    </w:p>
    <w:p w14:paraId="7D66FBE2"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我们公司的核心价值观是：</w:t>
      </w:r>
      <w:r w:rsidRPr="001613A6">
        <w:rPr>
          <w:rFonts w:ascii="宋体" w:eastAsia="宋体" w:hAnsi="宋体" w:hint="eastAsia"/>
          <w:b/>
        </w:rPr>
        <w:t>多元包容，创新为要，善于思考，知识为本</w:t>
      </w:r>
      <w:r>
        <w:rPr>
          <w:rFonts w:ascii="宋体" w:eastAsia="宋体" w:hAnsi="宋体" w:hint="eastAsia"/>
        </w:rPr>
        <w:t>。</w:t>
      </w:r>
    </w:p>
    <w:p w14:paraId="72DA0E47" w14:textId="77777777" w:rsidR="00383C80" w:rsidRPr="009E7B53" w:rsidRDefault="00383C80" w:rsidP="00383C80">
      <w:pPr>
        <w:spacing w:line="360" w:lineRule="auto"/>
        <w:ind w:firstLine="420"/>
        <w:rPr>
          <w:rFonts w:ascii="宋体" w:eastAsia="宋体" w:hAnsi="宋体"/>
        </w:rPr>
      </w:pPr>
      <w:r>
        <w:rPr>
          <w:rFonts w:ascii="宋体" w:eastAsia="宋体" w:hAnsi="宋体" w:hint="eastAsia"/>
        </w:rPr>
        <w:t>我们致力于大家的线上学习的知识共享，并且我们要不断地</w:t>
      </w:r>
      <w:r w:rsidRPr="009E7B53">
        <w:rPr>
          <w:rFonts w:ascii="宋体" w:eastAsia="宋体" w:hAnsi="宋体" w:hint="eastAsia"/>
        </w:rPr>
        <w:t>创新</w:t>
      </w:r>
      <w:r>
        <w:rPr>
          <w:rFonts w:ascii="宋体" w:eastAsia="宋体" w:hAnsi="宋体" w:hint="eastAsia"/>
        </w:rPr>
        <w:t>、不断地</w:t>
      </w:r>
      <w:r w:rsidRPr="009E7B53">
        <w:rPr>
          <w:rFonts w:ascii="宋体" w:eastAsia="宋体" w:hAnsi="宋体" w:hint="eastAsia"/>
        </w:rPr>
        <w:t>提升我们公司人员自己的能力，为大家服务，同时有一个宽松的氛围，能让大家在</w:t>
      </w:r>
      <w:r>
        <w:rPr>
          <w:rFonts w:ascii="宋体" w:eastAsia="宋体" w:hAnsi="宋体" w:hint="eastAsia"/>
        </w:rPr>
        <w:t>公司能够畅所欲言，共同学习进步</w:t>
      </w:r>
      <w:r w:rsidRPr="009E7B53">
        <w:rPr>
          <w:rFonts w:ascii="宋体" w:eastAsia="宋体" w:hAnsi="宋体" w:hint="eastAsia"/>
        </w:rPr>
        <w:t>，同时我们致力于听取用户的意见，提升用户的使用体验。</w:t>
      </w:r>
    </w:p>
    <w:p w14:paraId="3262B068" w14:textId="01907AAB" w:rsidR="00383C80" w:rsidRPr="00964A06" w:rsidRDefault="00AC5AD2" w:rsidP="00AC5AD2">
      <w:pPr>
        <w:pStyle w:val="2"/>
        <w:spacing w:before="163" w:after="163"/>
      </w:pPr>
      <w:bookmarkStart w:id="83" w:name="_Toc507449663"/>
      <w:bookmarkStart w:id="84" w:name="_Toc507452879"/>
      <w:bookmarkStart w:id="85" w:name="_Toc507453153"/>
      <w:r>
        <w:rPr>
          <w:rFonts w:hint="eastAsia"/>
        </w:rPr>
        <w:t xml:space="preserve">4.3 </w:t>
      </w:r>
      <w:r w:rsidR="00383C80" w:rsidRPr="00964A06">
        <w:rPr>
          <w:rFonts w:hint="eastAsia"/>
        </w:rPr>
        <w:t>公司的目标</w:t>
      </w:r>
      <w:bookmarkEnd w:id="83"/>
      <w:bookmarkEnd w:id="84"/>
      <w:bookmarkEnd w:id="85"/>
    </w:p>
    <w:p w14:paraId="0F164DF1" w14:textId="77777777" w:rsidR="00383C80" w:rsidRPr="00436681" w:rsidRDefault="00383C80" w:rsidP="00383C80">
      <w:pPr>
        <w:spacing w:line="360" w:lineRule="auto"/>
        <w:ind w:firstLine="420"/>
        <w:rPr>
          <w:rFonts w:ascii="宋体" w:eastAsia="宋体" w:hAnsi="宋体"/>
        </w:rPr>
      </w:pPr>
      <w:r>
        <w:rPr>
          <w:rFonts w:ascii="宋体" w:eastAsia="宋体" w:hAnsi="宋体" w:hint="eastAsia"/>
        </w:rPr>
        <w:t>本公司在未来的发展里将不断地去完善健全自己的管理机制，不断地去开发拓展本公司在各项平台上的</w:t>
      </w:r>
      <w:r w:rsidRPr="00436681">
        <w:rPr>
          <w:rFonts w:ascii="宋体" w:eastAsia="宋体" w:hAnsi="宋体" w:hint="eastAsia"/>
        </w:rPr>
        <w:t>app</w:t>
      </w:r>
      <w:r>
        <w:rPr>
          <w:rFonts w:ascii="宋体" w:eastAsia="宋体" w:hAnsi="宋体" w:hint="eastAsia"/>
        </w:rPr>
        <w:t>上的核心功能，建立更强的竞争优势，不断地</w:t>
      </w:r>
      <w:r w:rsidRPr="00436681">
        <w:rPr>
          <w:rFonts w:ascii="宋体" w:eastAsia="宋体" w:hAnsi="宋体" w:hint="eastAsia"/>
        </w:rPr>
        <w:t>自我发展并且自我完善，创造社会价值，履行社会义务。同时</w:t>
      </w:r>
      <w:r>
        <w:rPr>
          <w:rFonts w:ascii="宋体" w:eastAsia="宋体" w:hAnsi="宋体" w:hint="eastAsia"/>
        </w:rPr>
        <w:t>公司在</w:t>
      </w:r>
      <w:r w:rsidRPr="00436681">
        <w:rPr>
          <w:rFonts w:ascii="宋体" w:eastAsia="宋体" w:hAnsi="宋体" w:hint="eastAsia"/>
        </w:rPr>
        <w:t>不断发展</w:t>
      </w:r>
      <w:r>
        <w:rPr>
          <w:rFonts w:ascii="宋体" w:eastAsia="宋体" w:hAnsi="宋体" w:hint="eastAsia"/>
        </w:rPr>
        <w:t>中</w:t>
      </w:r>
      <w:r w:rsidRPr="00436681">
        <w:rPr>
          <w:rFonts w:ascii="宋体" w:eastAsia="宋体" w:hAnsi="宋体" w:hint="eastAsia"/>
        </w:rPr>
        <w:t>也</w:t>
      </w:r>
      <w:r>
        <w:rPr>
          <w:rFonts w:ascii="宋体" w:eastAsia="宋体" w:hAnsi="宋体" w:hint="eastAsia"/>
        </w:rPr>
        <w:t>要吸引更多的人才，成长成为一个有巨大竞争力的</w:t>
      </w:r>
      <w:r w:rsidRPr="00436681">
        <w:rPr>
          <w:rFonts w:ascii="宋体" w:eastAsia="宋体" w:hAnsi="宋体" w:hint="eastAsia"/>
        </w:rPr>
        <w:t>公司，不断发展壮大，成为行</w:t>
      </w:r>
      <w:r w:rsidRPr="00436681">
        <w:rPr>
          <w:rFonts w:ascii="宋体" w:eastAsia="宋体" w:hAnsi="宋体" w:hint="eastAsia"/>
        </w:rPr>
        <w:lastRenderedPageBreak/>
        <w:t>业的领军。</w:t>
      </w:r>
    </w:p>
    <w:p w14:paraId="65B8C6F4" w14:textId="290F2A60" w:rsidR="00383C80" w:rsidRPr="00964A06" w:rsidRDefault="00964A06" w:rsidP="00AC5AD2">
      <w:pPr>
        <w:pStyle w:val="2"/>
        <w:spacing w:before="163" w:after="163"/>
      </w:pPr>
      <w:bookmarkStart w:id="86" w:name="_Toc507449664"/>
      <w:bookmarkStart w:id="87" w:name="_Toc507452880"/>
      <w:bookmarkStart w:id="88" w:name="_Toc507453154"/>
      <w:r w:rsidRPr="00964A06">
        <w:rPr>
          <w:rFonts w:hint="eastAsia"/>
        </w:rPr>
        <w:t xml:space="preserve">4.4 </w:t>
      </w:r>
      <w:r w:rsidR="00383C80" w:rsidRPr="00964A06">
        <w:rPr>
          <w:rFonts w:hint="eastAsia"/>
        </w:rPr>
        <w:t>公司的组织结构</w:t>
      </w:r>
      <w:bookmarkEnd w:id="86"/>
      <w:bookmarkEnd w:id="87"/>
      <w:bookmarkEnd w:id="88"/>
    </w:p>
    <w:p w14:paraId="7CB56584" w14:textId="77777777" w:rsidR="00383C80" w:rsidRDefault="00383C80" w:rsidP="00383C80">
      <w:pPr>
        <w:pStyle w:val="a3"/>
        <w:spacing w:line="360" w:lineRule="auto"/>
        <w:ind w:left="432" w:firstLineChars="0" w:firstLine="0"/>
        <w:rPr>
          <w:rFonts w:ascii="宋体" w:eastAsia="宋体" w:hAnsi="宋体"/>
        </w:rPr>
      </w:pPr>
      <w:commentRangeStart w:id="89"/>
      <w:r w:rsidRPr="000A5DF0">
        <w:rPr>
          <w:rFonts w:ascii="宋体" w:eastAsia="宋体" w:hAnsi="宋体"/>
          <w:noProof/>
        </w:rPr>
        <w:drawing>
          <wp:inline distT="0" distB="0" distL="0" distR="0" wp14:anchorId="2CAA6894" wp14:editId="207AC8F0">
            <wp:extent cx="5575300" cy="47886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公司组织结构图.png"/>
                    <pic:cNvPicPr/>
                  </pic:nvPicPr>
                  <pic:blipFill>
                    <a:blip r:embed="rId42">
                      <a:extLst>
                        <a:ext uri="{28A0092B-C50C-407E-A947-70E740481C1C}">
                          <a14:useLocalDpi xmlns:a14="http://schemas.microsoft.com/office/drawing/2010/main" val="0"/>
                        </a:ext>
                      </a:extLst>
                    </a:blip>
                    <a:stretch>
                      <a:fillRect/>
                    </a:stretch>
                  </pic:blipFill>
                  <pic:spPr>
                    <a:xfrm>
                      <a:off x="0" y="0"/>
                      <a:ext cx="5577399" cy="4790414"/>
                    </a:xfrm>
                    <a:prstGeom prst="rect">
                      <a:avLst/>
                    </a:prstGeom>
                  </pic:spPr>
                </pic:pic>
              </a:graphicData>
            </a:graphic>
          </wp:inline>
        </w:drawing>
      </w:r>
      <w:commentRangeEnd w:id="89"/>
      <w:r w:rsidR="001B70E7">
        <w:rPr>
          <w:rStyle w:val="ab"/>
        </w:rPr>
        <w:commentReference w:id="89"/>
      </w:r>
    </w:p>
    <w:p w14:paraId="560461DA" w14:textId="77777777" w:rsidR="00383C80" w:rsidRPr="001613A6" w:rsidRDefault="00383C80" w:rsidP="00383C80">
      <w:pPr>
        <w:pStyle w:val="a3"/>
        <w:spacing w:line="360" w:lineRule="auto"/>
        <w:ind w:left="432" w:firstLineChars="0" w:firstLine="0"/>
        <w:jc w:val="center"/>
        <w:rPr>
          <w:rFonts w:ascii="黑体" w:eastAsia="黑体" w:hAnsi="黑体"/>
        </w:rPr>
      </w:pPr>
      <w:r w:rsidRPr="001613A6">
        <w:rPr>
          <w:rFonts w:ascii="黑体" w:eastAsia="黑体" w:hAnsi="黑体" w:hint="eastAsia"/>
        </w:rPr>
        <w:t>公司组织结构图</w:t>
      </w:r>
    </w:p>
    <w:p w14:paraId="012ACD6D"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各部门主要职责：</w:t>
      </w:r>
    </w:p>
    <w:p w14:paraId="62179148"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董事长：</w:t>
      </w:r>
      <w:commentRangeStart w:id="90"/>
      <w:r w:rsidRPr="001613A6">
        <w:rPr>
          <w:rFonts w:ascii="宋体" w:eastAsia="宋体" w:hAnsi="宋体" w:hint="eastAsia"/>
        </w:rPr>
        <w:t>是一家公司的最高领导者，统领董事会。董事长也是董事之一，由董事会选出，其代表董事会领导公司的方向与策略。董事长是公司或机构的最高管理者，公司利益的最高代表，领导股东会。其职责具有组织、协调、代表的性质。董事长的权力在董事会职责范围之内，不管理公司的具体业务，一般也不进行个人决策，只在董事会开会或董事会专门委员会开会时才享有与其他董事同等的投票权。</w:t>
      </w:r>
      <w:commentRangeEnd w:id="90"/>
      <w:r w:rsidR="001B70E7">
        <w:rPr>
          <w:rStyle w:val="ab"/>
        </w:rPr>
        <w:commentReference w:id="90"/>
      </w:r>
    </w:p>
    <w:p w14:paraId="3D2D6A53"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总经理：主要职责是负责公司日常业务的经营与管理，经由董事会授权，对</w:t>
      </w:r>
      <w:r w:rsidRPr="001613A6">
        <w:rPr>
          <w:rFonts w:ascii="宋体" w:eastAsia="宋体" w:hAnsi="宋体" w:hint="eastAsia"/>
        </w:rPr>
        <w:lastRenderedPageBreak/>
        <w:t>外签订合同和处理业务；同时组织经营管理，提出任免副总经理、部门经理等高级职员的人选，并报董事会批准；定期向董事会报告业务情况，同时向董事会提交年度报告及各种报表、计划、方案，包括经营计划、利润分配方案、弥补亏损方案等。</w:t>
      </w:r>
    </w:p>
    <w:p w14:paraId="1254B810" w14:textId="77777777" w:rsidR="00383C80" w:rsidRDefault="00383C80" w:rsidP="00383C80">
      <w:pPr>
        <w:spacing w:line="360" w:lineRule="auto"/>
        <w:ind w:firstLine="420"/>
        <w:rPr>
          <w:rFonts w:ascii="宋体" w:eastAsia="宋体" w:hAnsi="宋体"/>
        </w:rPr>
      </w:pPr>
      <w:r w:rsidRPr="007F3E66">
        <w:rPr>
          <w:rFonts w:ascii="宋体" w:eastAsia="宋体" w:hAnsi="宋体" w:hint="eastAsia"/>
        </w:rPr>
        <w:t>副总经理：由总经理提名，董事会聘任，是总经理的助手，是董事会授权的企业某个领域的负责人</w:t>
      </w:r>
      <w:r>
        <w:rPr>
          <w:rFonts w:ascii="宋体" w:eastAsia="宋体" w:hAnsi="宋体" w:hint="eastAsia"/>
        </w:rPr>
        <w:t>。</w:t>
      </w:r>
      <w:r w:rsidRPr="007F3E66">
        <w:rPr>
          <w:rFonts w:ascii="宋体" w:eastAsia="宋体" w:hAnsi="宋体" w:hint="eastAsia"/>
        </w:rPr>
        <w:t>协助总经理制定并实施企业战略、经营计划等政策方略，实现公司的经营管理目标及发展目标等职则。</w:t>
      </w:r>
    </w:p>
    <w:p w14:paraId="57260358"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营销部：</w:t>
      </w:r>
      <w:r>
        <w:rPr>
          <w:rFonts w:ascii="宋体" w:eastAsia="宋体" w:hAnsi="宋体" w:hint="eastAsia"/>
        </w:rPr>
        <w:t>负责对产品销售环节的各个过程实行管理、监督、协调、服务。</w:t>
      </w:r>
    </w:p>
    <w:p w14:paraId="685B3663"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主要包括：</w:t>
      </w:r>
    </w:p>
    <w:p w14:paraId="0E4251A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市场调查，市场企划，编制组织年度营销计划，对具体销售合同进行评审与组织实施，对客户进行管理并且进行信用风险管理，售后服务管理，品牌建设，负责上级领导交办事物等职责。</w:t>
      </w:r>
    </w:p>
    <w:p w14:paraId="214242EA" w14:textId="77777777" w:rsidR="00383C80" w:rsidRPr="007F3E66" w:rsidRDefault="00383C80" w:rsidP="00383C80">
      <w:pPr>
        <w:spacing w:line="360" w:lineRule="auto"/>
        <w:ind w:firstLine="420"/>
        <w:rPr>
          <w:rFonts w:ascii="宋体" w:eastAsia="宋体" w:hAnsi="宋体"/>
        </w:rPr>
      </w:pPr>
      <w:commentRangeStart w:id="91"/>
      <w:r w:rsidRPr="007F3E66">
        <w:rPr>
          <w:rFonts w:ascii="宋体" w:eastAsia="宋体" w:hAnsi="宋体" w:hint="eastAsia"/>
        </w:rPr>
        <w:t>财务部：</w:t>
      </w:r>
      <w:commentRangeEnd w:id="91"/>
      <w:r w:rsidR="001B70E7">
        <w:rPr>
          <w:rStyle w:val="ab"/>
        </w:rPr>
        <w:commentReference w:id="91"/>
      </w:r>
      <w:r w:rsidRPr="007F3E66">
        <w:rPr>
          <w:rFonts w:ascii="宋体" w:eastAsia="宋体" w:hAnsi="宋体" w:hint="eastAsia"/>
        </w:rPr>
        <w:t>是本机构一定的整体目标下，</w:t>
      </w:r>
      <w:commentRangeStart w:id="92"/>
      <w:r w:rsidRPr="007F3E66">
        <w:rPr>
          <w:rFonts w:ascii="宋体" w:eastAsia="宋体" w:hAnsi="宋体" w:hint="eastAsia"/>
        </w:rPr>
        <w:t>关于资产的购置</w:t>
      </w:r>
      <w:r w:rsidRPr="007F3E66">
        <w:rPr>
          <w:rFonts w:ascii="宋体" w:eastAsia="宋体" w:hAnsi="宋体"/>
        </w:rPr>
        <w:t>(投资)，资本的融通(筹资)和经营中现金流量(营运资金)，以及利润分配的管理的部门。</w:t>
      </w:r>
      <w:commentRangeEnd w:id="92"/>
      <w:r w:rsidR="00BE3C4C">
        <w:rPr>
          <w:rStyle w:val="ab"/>
        </w:rPr>
        <w:commentReference w:id="92"/>
      </w:r>
    </w:p>
    <w:p w14:paraId="060DD20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B3FAAF7"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1.</w:t>
      </w:r>
      <w:r>
        <w:rPr>
          <w:rFonts w:ascii="宋体" w:eastAsia="宋体" w:hAnsi="宋体" w:hint="eastAsia"/>
        </w:rPr>
        <w:t xml:space="preserve"> </w:t>
      </w:r>
      <w:r w:rsidRPr="007F3E66">
        <w:rPr>
          <w:rFonts w:ascii="宋体" w:eastAsia="宋体" w:hAnsi="宋体"/>
        </w:rPr>
        <w:t>起草公司</w:t>
      </w:r>
      <w:r w:rsidRPr="007F3E66">
        <w:rPr>
          <w:rFonts w:ascii="宋体" w:eastAsia="宋体" w:hAnsi="宋体" w:hint="eastAsia"/>
        </w:rPr>
        <w:t>的</w:t>
      </w:r>
      <w:r w:rsidRPr="007F3E66">
        <w:rPr>
          <w:rFonts w:ascii="宋体" w:eastAsia="宋体" w:hAnsi="宋体"/>
        </w:rPr>
        <w:t>年度经营计划；组织编制公司年度财务预算；执行、监督、检查、总结经营计划和预算的执行情况，</w:t>
      </w:r>
      <w:r w:rsidRPr="007F3E66">
        <w:rPr>
          <w:rFonts w:ascii="宋体" w:eastAsia="宋体" w:hAnsi="宋体" w:hint="eastAsia"/>
        </w:rPr>
        <w:t>并且</w:t>
      </w:r>
      <w:r w:rsidRPr="007F3E66">
        <w:rPr>
          <w:rFonts w:ascii="宋体" w:eastAsia="宋体" w:hAnsi="宋体"/>
        </w:rPr>
        <w:t>提出</w:t>
      </w:r>
      <w:r w:rsidRPr="007F3E66">
        <w:rPr>
          <w:rFonts w:ascii="宋体" w:eastAsia="宋体" w:hAnsi="宋体" w:hint="eastAsia"/>
        </w:rPr>
        <w:t>相应的</w:t>
      </w:r>
      <w:r w:rsidRPr="007F3E66">
        <w:rPr>
          <w:rFonts w:ascii="宋体" w:eastAsia="宋体" w:hAnsi="宋体"/>
        </w:rPr>
        <w:t>调整</w:t>
      </w:r>
      <w:r w:rsidRPr="007F3E66">
        <w:rPr>
          <w:rFonts w:ascii="宋体" w:eastAsia="宋体" w:hAnsi="宋体" w:hint="eastAsia"/>
        </w:rPr>
        <w:t>与</w:t>
      </w:r>
      <w:r w:rsidRPr="007F3E66">
        <w:rPr>
          <w:rFonts w:ascii="宋体" w:eastAsia="宋体" w:hAnsi="宋体"/>
        </w:rPr>
        <w:t>建议。</w:t>
      </w:r>
    </w:p>
    <w:p w14:paraId="348E9DB3"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2.</w:t>
      </w:r>
      <w:r>
        <w:rPr>
          <w:rFonts w:ascii="宋体" w:eastAsia="宋体" w:hAnsi="宋体" w:hint="eastAsia"/>
        </w:rPr>
        <w:t xml:space="preserve"> </w:t>
      </w:r>
      <w:r w:rsidRPr="007F3E66">
        <w:rPr>
          <w:rFonts w:ascii="宋体" w:eastAsia="宋体" w:hAnsi="宋体"/>
        </w:rPr>
        <w:t>执行国家的财务会计政策、税收政策和法规；制订和执行公司会计政策、纳税政策及其管理政策。</w:t>
      </w:r>
    </w:p>
    <w:p w14:paraId="5E4498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3.</w:t>
      </w:r>
      <w:r>
        <w:rPr>
          <w:rFonts w:ascii="宋体" w:eastAsia="宋体" w:hAnsi="宋体" w:hint="eastAsia"/>
        </w:rPr>
        <w:t xml:space="preserve"> </w:t>
      </w:r>
      <w:r w:rsidRPr="007F3E66">
        <w:rPr>
          <w:rFonts w:ascii="宋体" w:eastAsia="宋体" w:hAnsi="宋体"/>
        </w:rPr>
        <w:t>整合公司业务体系资源，发挥公司综合优势，实现公司整体利益的最大化。</w:t>
      </w:r>
    </w:p>
    <w:p w14:paraId="08AC493E"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4</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编写公司经营管理状况的财务分析报告。</w:t>
      </w:r>
    </w:p>
    <w:p w14:paraId="54829462"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5</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组织经济责任制的实施工作，下达各中心核算与考核指标，组织业务考核和评价。</w:t>
      </w:r>
    </w:p>
    <w:p w14:paraId="30834AA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6.</w:t>
      </w:r>
      <w:r>
        <w:rPr>
          <w:rFonts w:ascii="宋体" w:eastAsia="宋体" w:hAnsi="宋体" w:hint="eastAsia"/>
        </w:rPr>
        <w:t xml:space="preserve"> </w:t>
      </w:r>
      <w:r w:rsidRPr="000A5DF0">
        <w:rPr>
          <w:rFonts w:ascii="宋体" w:eastAsia="宋体" w:hAnsi="宋体"/>
        </w:rPr>
        <w:t>综合统计并分析公司债务和现金流量及各项业务情况。</w:t>
      </w:r>
    </w:p>
    <w:p w14:paraId="37D45E8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7</w:t>
      </w:r>
      <w:r w:rsidRPr="000A5DF0">
        <w:rPr>
          <w:rFonts w:ascii="宋体" w:eastAsia="宋体" w:hAnsi="宋体"/>
        </w:rPr>
        <w:t>.</w:t>
      </w:r>
      <w:r>
        <w:rPr>
          <w:rFonts w:ascii="宋体" w:eastAsia="宋体" w:hAnsi="宋体" w:hint="eastAsia"/>
        </w:rPr>
        <w:t xml:space="preserve"> </w:t>
      </w:r>
      <w:r w:rsidRPr="000A5DF0">
        <w:rPr>
          <w:rFonts w:ascii="宋体" w:eastAsia="宋体" w:hAnsi="宋体"/>
        </w:rPr>
        <w:t>公司总经理授权或交办的其它工作。</w:t>
      </w:r>
    </w:p>
    <w:p w14:paraId="693A79A4"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开发部：不断开发与改进公司的产品</w:t>
      </w:r>
      <w:r>
        <w:rPr>
          <w:rFonts w:ascii="宋体" w:eastAsia="宋体" w:hAnsi="宋体" w:hint="eastAsia"/>
        </w:rPr>
        <w:t>。</w:t>
      </w:r>
    </w:p>
    <w:p w14:paraId="03596F4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190FDE4D"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lastRenderedPageBreak/>
        <w:t>1.</w:t>
      </w:r>
      <w:r>
        <w:rPr>
          <w:rFonts w:ascii="宋体" w:eastAsia="宋体" w:hAnsi="宋体" w:hint="eastAsia"/>
        </w:rPr>
        <w:t xml:space="preserve"> </w:t>
      </w:r>
      <w:r w:rsidRPr="007F3E66">
        <w:rPr>
          <w:rFonts w:ascii="宋体" w:eastAsia="宋体" w:hAnsi="宋体" w:hint="eastAsia"/>
        </w:rPr>
        <w:t>根据公司的产品的战略规划，对产品新功能的开发和新产品的开发的可行性进行论证。</w:t>
      </w:r>
    </w:p>
    <w:p w14:paraId="10CFF715"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2.</w:t>
      </w:r>
      <w:r>
        <w:rPr>
          <w:rFonts w:ascii="宋体" w:eastAsia="宋体" w:hAnsi="宋体" w:hint="eastAsia"/>
        </w:rPr>
        <w:t xml:space="preserve"> </w:t>
      </w:r>
      <w:r w:rsidRPr="007F3E66">
        <w:rPr>
          <w:rFonts w:ascii="宋体" w:eastAsia="宋体" w:hAnsi="宋体" w:hint="eastAsia"/>
        </w:rPr>
        <w:t>负责收集国内外同类型产品的先进的技术，并且对先进的技术保持敏感性</w:t>
      </w:r>
      <w:r>
        <w:rPr>
          <w:rFonts w:ascii="宋体" w:eastAsia="宋体" w:hAnsi="宋体" w:hint="eastAsia"/>
        </w:rPr>
        <w:t>。</w:t>
      </w:r>
    </w:p>
    <w:p w14:paraId="1546A292"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3. </w:t>
      </w:r>
      <w:r w:rsidRPr="000A5DF0">
        <w:rPr>
          <w:rFonts w:ascii="宋体" w:eastAsia="宋体" w:hAnsi="宋体" w:hint="eastAsia"/>
        </w:rPr>
        <w:t>积极创新，不断迭代产品</w:t>
      </w:r>
      <w:r>
        <w:rPr>
          <w:rFonts w:ascii="宋体" w:eastAsia="宋体" w:hAnsi="宋体" w:hint="eastAsia"/>
        </w:rPr>
        <w:t>。</w:t>
      </w:r>
    </w:p>
    <w:p w14:paraId="51D76885"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4. </w:t>
      </w:r>
      <w:r w:rsidRPr="000A5DF0">
        <w:rPr>
          <w:rFonts w:ascii="宋体" w:eastAsia="宋体" w:hAnsi="宋体" w:hint="eastAsia"/>
        </w:rPr>
        <w:t>对新产品进行预研</w:t>
      </w:r>
      <w:r>
        <w:rPr>
          <w:rFonts w:ascii="宋体" w:eastAsia="宋体" w:hAnsi="宋体" w:hint="eastAsia"/>
        </w:rPr>
        <w:t>。</w:t>
      </w:r>
    </w:p>
    <w:p w14:paraId="4FD199F8"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5. </w:t>
      </w:r>
      <w:r w:rsidRPr="000A5DF0">
        <w:rPr>
          <w:rFonts w:ascii="宋体" w:eastAsia="宋体" w:hAnsi="宋体" w:hint="eastAsia"/>
        </w:rPr>
        <w:t>制定研发的规范，不断推行优化研发体系</w:t>
      </w:r>
      <w:r>
        <w:rPr>
          <w:rFonts w:ascii="宋体" w:eastAsia="宋体" w:hAnsi="宋体" w:hint="eastAsia"/>
        </w:rPr>
        <w:t>。</w:t>
      </w:r>
    </w:p>
    <w:p w14:paraId="370CAF43"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6. </w:t>
      </w:r>
      <w:r w:rsidRPr="000A5DF0">
        <w:rPr>
          <w:rFonts w:ascii="宋体" w:eastAsia="宋体" w:hAnsi="宋体" w:hint="eastAsia"/>
        </w:rPr>
        <w:t>做好公司标准以及专利的申请，代表公司参加各种研讨类会议</w:t>
      </w:r>
      <w:r>
        <w:rPr>
          <w:rFonts w:ascii="宋体" w:eastAsia="宋体" w:hAnsi="宋体" w:hint="eastAsia"/>
        </w:rPr>
        <w:t>。</w:t>
      </w:r>
    </w:p>
    <w:p w14:paraId="7CAC73F4"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7. </w:t>
      </w:r>
      <w:r w:rsidRPr="000A5DF0">
        <w:rPr>
          <w:rFonts w:ascii="宋体" w:eastAsia="宋体" w:hAnsi="宋体" w:hint="eastAsia"/>
        </w:rPr>
        <w:t>组织并做好对于新研发人员的培训</w:t>
      </w:r>
      <w:r>
        <w:rPr>
          <w:rFonts w:ascii="宋体" w:eastAsia="宋体" w:hAnsi="宋体" w:hint="eastAsia"/>
        </w:rPr>
        <w:t>。</w:t>
      </w:r>
    </w:p>
    <w:p w14:paraId="7EE956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行政部：负责行政事务和办公事务。包括相关制度的制定和执行推动、日常办公事务管理、办公物品管理、文书资料管理、会议管理、涉外事务管理，还涉及出差、财产设备、生活福利、车辆、安全卫生等事物</w:t>
      </w:r>
      <w:r>
        <w:rPr>
          <w:rFonts w:ascii="宋体" w:eastAsia="宋体" w:hAnsi="宋体" w:hint="eastAsia"/>
        </w:rPr>
        <w:t>。</w:t>
      </w:r>
    </w:p>
    <w:p w14:paraId="58B94CC4"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7C2E6B9"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服务、协调总经理办公室工作，检查落实总经理</w:t>
      </w:r>
      <w:proofErr w:type="gramStart"/>
      <w:r w:rsidRPr="000A5DF0">
        <w:rPr>
          <w:rFonts w:ascii="宋体" w:eastAsia="宋体" w:hAnsi="宋体" w:hint="eastAsia"/>
        </w:rPr>
        <w:t>室安排</w:t>
      </w:r>
      <w:proofErr w:type="gramEnd"/>
      <w:r w:rsidRPr="000A5DF0">
        <w:rPr>
          <w:rFonts w:ascii="宋体" w:eastAsia="宋体" w:hAnsi="宋体" w:hint="eastAsia"/>
        </w:rPr>
        <w:t>的各项工作，并经常进行反馈</w:t>
      </w:r>
      <w:r>
        <w:rPr>
          <w:rFonts w:ascii="宋体" w:eastAsia="宋体" w:hAnsi="宋体" w:hint="eastAsia"/>
        </w:rPr>
        <w:t>。</w:t>
      </w:r>
    </w:p>
    <w:p w14:paraId="6B1A3A25"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完善公司的行政制度，管理制度</w:t>
      </w:r>
      <w:r>
        <w:rPr>
          <w:rFonts w:ascii="宋体" w:eastAsia="宋体" w:hAnsi="宋体" w:hint="eastAsia"/>
        </w:rPr>
        <w:t>。</w:t>
      </w:r>
    </w:p>
    <w:p w14:paraId="68358FB4"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根据各部门的要求，做好员工的招聘考核选拔等工作</w:t>
      </w:r>
      <w:r>
        <w:rPr>
          <w:rFonts w:ascii="宋体" w:eastAsia="宋体" w:hAnsi="宋体" w:hint="eastAsia"/>
        </w:rPr>
        <w:t>。</w:t>
      </w:r>
    </w:p>
    <w:p w14:paraId="69D6ECBE"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制定公司的绩效考核方法，对各个员工进行考核</w:t>
      </w:r>
    </w:p>
    <w:p w14:paraId="754514A1"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检查各部门的年度阅读培训计划</w:t>
      </w:r>
    </w:p>
    <w:p w14:paraId="76355BF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对各部门人员建立档案</w:t>
      </w:r>
    </w:p>
    <w:p w14:paraId="16FDA3BE" w14:textId="77777777" w:rsidR="00964A06" w:rsidRDefault="00383C80" w:rsidP="00964A06">
      <w:pPr>
        <w:pStyle w:val="a3"/>
        <w:spacing w:line="360" w:lineRule="auto"/>
        <w:ind w:left="432" w:firstLineChars="0" w:firstLine="0"/>
        <w:rPr>
          <w:rFonts w:ascii="宋体" w:eastAsia="宋体" w:hAnsi="宋体"/>
        </w:rPr>
      </w:pPr>
      <w:r w:rsidRPr="000A5DF0">
        <w:rPr>
          <w:rFonts w:ascii="宋体" w:eastAsia="宋体" w:hAnsi="宋体" w:hint="eastAsia"/>
        </w:rPr>
        <w:t>负责各类物品的采购工作，保障公司的</w:t>
      </w:r>
      <w:commentRangeStart w:id="93"/>
      <w:r w:rsidRPr="000A5DF0">
        <w:rPr>
          <w:rFonts w:ascii="宋体" w:eastAsia="宋体" w:hAnsi="宋体" w:hint="eastAsia"/>
        </w:rPr>
        <w:t>后勤</w:t>
      </w:r>
      <w:commentRangeEnd w:id="93"/>
      <w:r w:rsidR="000429F8">
        <w:rPr>
          <w:rStyle w:val="ab"/>
        </w:rPr>
        <w:commentReference w:id="93"/>
      </w:r>
    </w:p>
    <w:p w14:paraId="2E412D7A" w14:textId="1E222411" w:rsidR="00383C80" w:rsidRPr="00964A06" w:rsidRDefault="00964A06" w:rsidP="00AC5AD2">
      <w:pPr>
        <w:pStyle w:val="2"/>
        <w:spacing w:before="163" w:after="163"/>
      </w:pPr>
      <w:bookmarkStart w:id="94" w:name="_Toc507449665"/>
      <w:bookmarkStart w:id="95" w:name="_Toc507452881"/>
      <w:bookmarkStart w:id="96" w:name="_Toc507453155"/>
      <w:r>
        <w:rPr>
          <w:rFonts w:hint="eastAsia"/>
        </w:rPr>
        <w:t xml:space="preserve">4.5 </w:t>
      </w:r>
      <w:r w:rsidR="00383C80" w:rsidRPr="00964A06">
        <w:rPr>
          <w:rFonts w:hint="eastAsia"/>
        </w:rPr>
        <w:t>管理形式</w:t>
      </w:r>
      <w:bookmarkEnd w:id="94"/>
      <w:bookmarkEnd w:id="95"/>
      <w:bookmarkEnd w:id="96"/>
    </w:p>
    <w:p w14:paraId="157A6D60" w14:textId="5A1E1CDA" w:rsidR="00383C80" w:rsidRPr="00964A06" w:rsidRDefault="00964A06" w:rsidP="00AC5AD2">
      <w:pPr>
        <w:pStyle w:val="me"/>
        <w:spacing w:before="163" w:after="163"/>
      </w:pPr>
      <w:bookmarkStart w:id="97" w:name="_Toc507449666"/>
      <w:bookmarkStart w:id="98" w:name="_Toc507452882"/>
      <w:bookmarkStart w:id="99" w:name="_Toc507453156"/>
      <w:r>
        <w:rPr>
          <w:rFonts w:hint="eastAsia"/>
        </w:rPr>
        <w:t>4.5.1</w:t>
      </w:r>
      <w:r w:rsidR="00383C80" w:rsidRPr="00964A06">
        <w:rPr>
          <w:rFonts w:hint="eastAsia"/>
        </w:rPr>
        <w:t>管理团队和基本思想</w:t>
      </w:r>
      <w:bookmarkEnd w:id="97"/>
      <w:bookmarkEnd w:id="98"/>
      <w:bookmarkEnd w:id="99"/>
    </w:p>
    <w:p w14:paraId="1ECE5A53" w14:textId="6D6BD3D4" w:rsidR="00964A06" w:rsidRPr="007F3E66" w:rsidRDefault="00383C80" w:rsidP="00AC5AD2">
      <w:pPr>
        <w:spacing w:line="360" w:lineRule="auto"/>
        <w:ind w:firstLine="420"/>
        <w:rPr>
          <w:rFonts w:ascii="宋体" w:eastAsia="宋体" w:hAnsi="宋体"/>
        </w:rPr>
      </w:pPr>
      <w:r w:rsidRPr="007F3E66">
        <w:rPr>
          <w:rFonts w:ascii="宋体" w:eastAsia="宋体" w:hAnsi="宋体" w:hint="eastAsia"/>
        </w:rPr>
        <w:t>我们的团队由</w:t>
      </w:r>
      <w:r>
        <w:rPr>
          <w:rFonts w:ascii="宋体" w:eastAsia="宋体" w:hAnsi="宋体" w:hint="eastAsia"/>
        </w:rPr>
        <w:t>十</w:t>
      </w:r>
      <w:r w:rsidRPr="007F3E66">
        <w:rPr>
          <w:rFonts w:ascii="宋体" w:eastAsia="宋体" w:hAnsi="宋体" w:hint="eastAsia"/>
        </w:rPr>
        <w:t>名来自北京航空航天的大学生组成，并且有老师对我们进行指导，在公司，我们将建立一个具有直接技术和经验的有各种影响力职位的管理团队。我们也欢迎各种有能力的人员加入我们，壮大我们的队伍。</w:t>
      </w:r>
    </w:p>
    <w:p w14:paraId="0DE76930" w14:textId="708AEF7E" w:rsidR="00383C80" w:rsidRPr="00AC5AD2" w:rsidRDefault="00383C80" w:rsidP="00AC5AD2">
      <w:pPr>
        <w:pStyle w:val="me"/>
        <w:numPr>
          <w:ilvl w:val="0"/>
          <w:numId w:val="44"/>
        </w:numPr>
        <w:spacing w:before="163" w:after="163"/>
        <w:rPr>
          <w:rFonts w:ascii="宋体" w:eastAsia="宋体" w:hAnsi="宋体"/>
        </w:rPr>
      </w:pPr>
      <w:bookmarkStart w:id="100" w:name="_Toc507449667"/>
      <w:bookmarkStart w:id="101" w:name="_Toc507452883"/>
      <w:bookmarkStart w:id="102" w:name="_Toc507453157"/>
      <w:r w:rsidRPr="00AC5AD2">
        <w:rPr>
          <w:rFonts w:ascii="宋体" w:eastAsia="宋体" w:hAnsi="宋体" w:hint="eastAsia"/>
        </w:rPr>
        <w:t>管理思想</w:t>
      </w:r>
      <w:bookmarkEnd w:id="100"/>
      <w:bookmarkEnd w:id="101"/>
      <w:bookmarkEnd w:id="102"/>
    </w:p>
    <w:p w14:paraId="01BB0619"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lastRenderedPageBreak/>
        <w:t>公司管理的本质是要整合一个公司所能获得的各种资源，充分利用管理的功能，用最佳的投资来获得最好的回报，从而达到企业既定的目标。我们决定采用创新管理的管理形式，在70~80年代，美国经济学家熊彼特在他的《经济发展理论》中提出了创新的概念。创新是是一个公司实现盈利的重要组成部分。所以我们采用创新管理的方式。</w:t>
      </w:r>
    </w:p>
    <w:p w14:paraId="7EE58E46" w14:textId="34FD7912" w:rsidR="00383C80" w:rsidRPr="00AC5AD2" w:rsidRDefault="00383C80" w:rsidP="00AC5AD2">
      <w:pPr>
        <w:pStyle w:val="me"/>
        <w:numPr>
          <w:ilvl w:val="0"/>
          <w:numId w:val="44"/>
        </w:numPr>
        <w:spacing w:before="163" w:after="163"/>
        <w:rPr>
          <w:rFonts w:ascii="宋体" w:eastAsia="宋体" w:hAnsi="宋体"/>
        </w:rPr>
      </w:pPr>
      <w:bookmarkStart w:id="103" w:name="_Toc507449668"/>
      <w:bookmarkStart w:id="104" w:name="_Toc507452884"/>
      <w:bookmarkStart w:id="105" w:name="_Toc507453158"/>
      <w:r w:rsidRPr="00AC5AD2">
        <w:rPr>
          <w:rFonts w:ascii="宋体" w:eastAsia="宋体" w:hAnsi="宋体" w:hint="eastAsia"/>
        </w:rPr>
        <w:t>管理决策</w:t>
      </w:r>
      <w:bookmarkEnd w:id="103"/>
      <w:bookmarkEnd w:id="104"/>
      <w:bookmarkEnd w:id="105"/>
    </w:p>
    <w:p w14:paraId="478FFF2E"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我们的管理团队由我们大学本科生构成，决策可以由我们公平讨论得出，同时我们也可以投资人和各个专业领域的人的意见，各方面人士一起得出决策。</w:t>
      </w:r>
    </w:p>
    <w:p w14:paraId="0FBE7CB7" w14:textId="5FC41D74" w:rsidR="00AC5AD2" w:rsidRPr="00AC5AD2" w:rsidRDefault="00AC5AD2" w:rsidP="00AC5AD2">
      <w:pPr>
        <w:pStyle w:val="me"/>
        <w:numPr>
          <w:ilvl w:val="0"/>
          <w:numId w:val="44"/>
        </w:numPr>
        <w:spacing w:before="163" w:after="163"/>
        <w:rPr>
          <w:rFonts w:ascii="宋体" w:eastAsia="宋体" w:hAnsi="宋体"/>
        </w:rPr>
      </w:pPr>
      <w:bookmarkStart w:id="106" w:name="_Toc507449669"/>
      <w:bookmarkStart w:id="107" w:name="_Toc507452885"/>
      <w:bookmarkStart w:id="108" w:name="_Toc507453159"/>
      <w:r>
        <w:rPr>
          <w:rFonts w:ascii="宋体" w:eastAsia="宋体" w:hAnsi="宋体" w:hint="eastAsia"/>
        </w:rPr>
        <w:t>管理理念</w:t>
      </w:r>
      <w:bookmarkEnd w:id="106"/>
      <w:bookmarkEnd w:id="107"/>
      <w:bookmarkEnd w:id="108"/>
    </w:p>
    <w:p w14:paraId="1EAEFD17"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我们的管理理念总结为：</w:t>
      </w:r>
    </w:p>
    <w:p w14:paraId="3A300CBC" w14:textId="77777777" w:rsidR="00383C80" w:rsidRPr="00804469" w:rsidRDefault="00383C80" w:rsidP="00964A06">
      <w:pPr>
        <w:spacing w:line="360" w:lineRule="auto"/>
        <w:ind w:left="840" w:firstLine="420"/>
        <w:rPr>
          <w:rFonts w:ascii="宋体" w:eastAsia="宋体" w:hAnsi="宋体"/>
        </w:rPr>
      </w:pPr>
      <w:r w:rsidRPr="00804469">
        <w:rPr>
          <w:rFonts w:ascii="宋体" w:eastAsia="宋体" w:hAnsi="宋体" w:hint="eastAsia"/>
        </w:rPr>
        <w:t>成功与失败同在，竞争与超越并存</w:t>
      </w:r>
    </w:p>
    <w:p w14:paraId="606556AC" w14:textId="77777777" w:rsidR="00383C80" w:rsidRDefault="00383C80" w:rsidP="00964A06">
      <w:pPr>
        <w:pStyle w:val="a3"/>
        <w:spacing w:line="360" w:lineRule="auto"/>
        <w:ind w:left="1260" w:firstLineChars="0" w:firstLine="0"/>
        <w:rPr>
          <w:rFonts w:ascii="宋体" w:eastAsia="宋体" w:hAnsi="宋体"/>
        </w:rPr>
      </w:pPr>
      <w:r w:rsidRPr="000A5DF0">
        <w:rPr>
          <w:rFonts w:ascii="宋体" w:eastAsia="宋体" w:hAnsi="宋体" w:hint="eastAsia"/>
        </w:rPr>
        <w:t>讲究实效</w:t>
      </w:r>
      <w:r>
        <w:rPr>
          <w:rFonts w:ascii="宋体" w:eastAsia="宋体" w:hAnsi="宋体" w:hint="eastAsia"/>
        </w:rPr>
        <w:t>，</w:t>
      </w:r>
      <w:r w:rsidRPr="000A5DF0">
        <w:rPr>
          <w:rFonts w:ascii="宋体" w:eastAsia="宋体" w:hAnsi="宋体" w:hint="eastAsia"/>
        </w:rPr>
        <w:t>完善管理</w:t>
      </w:r>
      <w:r>
        <w:rPr>
          <w:rFonts w:ascii="宋体" w:eastAsia="宋体" w:hAnsi="宋体" w:hint="eastAsia"/>
        </w:rPr>
        <w:t>，关心员工</w:t>
      </w:r>
    </w:p>
    <w:p w14:paraId="2ABADE2D" w14:textId="77777777" w:rsidR="00383C80" w:rsidRPr="00EE6DBA" w:rsidRDefault="00383C80" w:rsidP="00AC5AD2">
      <w:pPr>
        <w:spacing w:line="360" w:lineRule="auto"/>
        <w:ind w:firstLine="420"/>
        <w:rPr>
          <w:rFonts w:ascii="宋体" w:eastAsia="宋体" w:hAnsi="宋体"/>
        </w:rPr>
      </w:pPr>
      <w:r w:rsidRPr="00EE6DBA">
        <w:rPr>
          <w:rFonts w:ascii="宋体" w:eastAsia="宋体" w:hAnsi="宋体" w:hint="eastAsia"/>
        </w:rPr>
        <w:t>一个公司不可能一直成功而从来不失败，同时员工之间不可能没有竞争，所以我们要直视失败，不要害怕失败，要勇于尝试，在管理上要鼓励员工努力创新，不断进步，不断超越自我，在不断的竞争中不断进行自我的完善。</w:t>
      </w:r>
    </w:p>
    <w:p w14:paraId="5DEA2815"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同时</w:t>
      </w:r>
      <w:r w:rsidRPr="00CE4EAF">
        <w:rPr>
          <w:rFonts w:ascii="宋体" w:eastAsia="宋体" w:hAnsi="宋体" w:hint="eastAsia"/>
        </w:rPr>
        <w:t>在我们的管理中，讲求的是实际的效率，不是一个事情的时间，不希望员工拖延，而是更有效率地去完成工作，同时也要完善我们的管理，制定相应的规章与制度，有一个更加完善的方式去管理员工。</w:t>
      </w:r>
    </w:p>
    <w:p w14:paraId="7B108F42"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最后</w:t>
      </w:r>
      <w:r w:rsidRPr="00CE4EAF">
        <w:rPr>
          <w:rFonts w:ascii="宋体" w:eastAsia="宋体" w:hAnsi="宋体" w:hint="eastAsia"/>
        </w:rPr>
        <w:t>我们也关心员工的个人心态和个人状态，为每位员工提供心理咨询的服务，让我们的每一位员工都保持着一个良好的心里状态，以有一个更好的精神面貌去面对我们的工作。</w:t>
      </w:r>
    </w:p>
    <w:p w14:paraId="4554CAD1" w14:textId="38F525EA" w:rsidR="00383C80" w:rsidRPr="00964A06" w:rsidRDefault="00FB5C56" w:rsidP="00AC5AD2">
      <w:pPr>
        <w:pStyle w:val="me"/>
        <w:spacing w:before="163" w:after="163"/>
      </w:pPr>
      <w:bookmarkStart w:id="109" w:name="_Toc507449670"/>
      <w:bookmarkStart w:id="110" w:name="_Toc507452886"/>
      <w:bookmarkStart w:id="111" w:name="_Toc507453160"/>
      <w:r>
        <w:rPr>
          <w:rFonts w:hint="eastAsia"/>
        </w:rPr>
        <w:t>4.5.2</w:t>
      </w:r>
      <w:r w:rsidR="00AC5AD2">
        <w:rPr>
          <w:rFonts w:hint="eastAsia"/>
        </w:rPr>
        <w:t xml:space="preserve"> </w:t>
      </w:r>
      <w:r w:rsidR="00383C80" w:rsidRPr="00964A06">
        <w:rPr>
          <w:rFonts w:hint="eastAsia"/>
        </w:rPr>
        <w:t>岗位说明书</w:t>
      </w:r>
      <w:bookmarkEnd w:id="109"/>
      <w:bookmarkEnd w:id="110"/>
      <w:bookmarkEnd w:id="111"/>
    </w:p>
    <w:p w14:paraId="60F586DF" w14:textId="77777777" w:rsidR="00383C80" w:rsidRDefault="00383C80" w:rsidP="00AC5AD2">
      <w:pPr>
        <w:spacing w:line="360" w:lineRule="auto"/>
        <w:ind w:firstLine="420"/>
        <w:rPr>
          <w:rFonts w:ascii="宋体" w:eastAsia="宋体" w:hAnsi="宋体"/>
        </w:rPr>
      </w:pPr>
      <w:r w:rsidRPr="00804469">
        <w:rPr>
          <w:rFonts w:ascii="宋体" w:eastAsia="宋体" w:hAnsi="宋体" w:hint="eastAsia"/>
        </w:rPr>
        <w:t>岗位说明书是一个有关公司期望员工做什么，具体员工需要做什么，如何去做，以及在什么情况下去履行职责的一个总和。岗位说明书的编写是一个复杂的过程，他需要根据不同的公司的具体的情况进行制定，同时在实际的工作中，会随着公司规模的不断变化而发生变化，所以在不同情况下会对岗位说明书进行一定的修正补充等，以保证和公司的发展情况相匹配。</w:t>
      </w:r>
    </w:p>
    <w:p w14:paraId="4643F5C6" w14:textId="77777777" w:rsidR="00383C80" w:rsidRPr="00804469" w:rsidRDefault="00383C80" w:rsidP="00AC5AD2">
      <w:pPr>
        <w:spacing w:line="360" w:lineRule="auto"/>
        <w:ind w:firstLine="420"/>
        <w:rPr>
          <w:rFonts w:ascii="宋体" w:eastAsia="宋体" w:hAnsi="宋体"/>
        </w:rPr>
      </w:pPr>
      <w:r w:rsidRPr="00804469">
        <w:rPr>
          <w:rFonts w:ascii="宋体" w:eastAsia="宋体" w:hAnsi="宋体" w:hint="eastAsia"/>
        </w:rPr>
        <w:lastRenderedPageBreak/>
        <w:t>一个岗位说明书应该包括如下的部分岗位基本资料，包括岗位名称编号等，工作概述，工</w:t>
      </w:r>
      <w:r>
        <w:rPr>
          <w:rFonts w:ascii="宋体" w:eastAsia="宋体" w:hAnsi="宋体" w:hint="eastAsia"/>
        </w:rPr>
        <w:t>作责任，工作资格，发展方向，可以在很快的速度中，让员工最大程度地去理解自己所在岗位的职责，了解这个岗位所需要的知识技能，了解自己的上下级，同时清晰了解自己的未来发展方向，能够使员工将自己的职业规划和企业的</w:t>
      </w:r>
      <w:r w:rsidRPr="00804469">
        <w:rPr>
          <w:rFonts w:ascii="宋体" w:eastAsia="宋体" w:hAnsi="宋体" w:hint="eastAsia"/>
        </w:rPr>
        <w:t>发展结合在一起，有利于员工明确发展目标。</w:t>
      </w:r>
    </w:p>
    <w:p w14:paraId="383881D3" w14:textId="65538593" w:rsidR="00383C80" w:rsidRPr="00964A06" w:rsidRDefault="00FB5C56" w:rsidP="00AC5AD2">
      <w:pPr>
        <w:pStyle w:val="me"/>
        <w:spacing w:before="163" w:after="163"/>
      </w:pPr>
      <w:bookmarkStart w:id="112" w:name="_Toc507449671"/>
      <w:bookmarkStart w:id="113" w:name="_Toc507452887"/>
      <w:bookmarkStart w:id="114" w:name="_Toc507453161"/>
      <w:r>
        <w:rPr>
          <w:rFonts w:hint="eastAsia"/>
        </w:rPr>
        <w:t>4.5.3</w:t>
      </w:r>
      <w:r w:rsidR="00AC5AD2">
        <w:rPr>
          <w:rFonts w:hint="eastAsia"/>
        </w:rPr>
        <w:t xml:space="preserve"> </w:t>
      </w:r>
      <w:r w:rsidR="00383C80" w:rsidRPr="00964A06">
        <w:rPr>
          <w:rFonts w:hint="eastAsia"/>
        </w:rPr>
        <w:t>公司的规章制度</w:t>
      </w:r>
      <w:bookmarkEnd w:id="112"/>
      <w:bookmarkEnd w:id="113"/>
      <w:bookmarkEnd w:id="114"/>
    </w:p>
    <w:p w14:paraId="6AD94DC5"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公司的规章制度是为了进一步去深化企业管理，同时充分的调动员工的积极性和创造力，主动维护公司的利益，同时保护职工的合法的权益，规范全体员工的行为和职业道德规范的准则。一个好的规章制度可以保障一个企业的合法有序的运作并且将纠纷降到最低，同时它也可以使公司有序规范地运作，降低企业的运作成本，对于员工来说，规章制度可以防止管理层的任性的操作，保护职工的合法的权益，同时也能使员工预测自己的行为和努力所能获得的益处，激励员工不断努力，同时也对员工的不良的行为进行了一部分的限制，同时它也能为企业节省大量的人力物力，为企业的正常的运行提供良好的保证。一个公司的规章制度涉及了很广的范围，包括营企业管理制度，组织机构管理制度，办公总务管理制度，财务管理制度，会计管理制度，人事管理制度，员工勤务管理制度等，因为规章制度的重要型，我们在制定规章制度的时候需要注意它的合法合理，可操作，完备，逻辑性。</w:t>
      </w:r>
    </w:p>
    <w:p w14:paraId="2D8981C4" w14:textId="1A89DC8E" w:rsidR="00383C80" w:rsidRPr="00804469" w:rsidRDefault="00FB5C56" w:rsidP="00FB5C56">
      <w:pPr>
        <w:pStyle w:val="2"/>
        <w:spacing w:before="163" w:after="163"/>
      </w:pPr>
      <w:bookmarkStart w:id="115" w:name="_Toc507449672"/>
      <w:bookmarkStart w:id="116" w:name="_Toc507452888"/>
      <w:bookmarkStart w:id="117" w:name="_Toc507453162"/>
      <w:r>
        <w:rPr>
          <w:rFonts w:hint="eastAsia"/>
        </w:rPr>
        <w:t>4.6</w:t>
      </w:r>
      <w:r w:rsidR="00964A06">
        <w:rPr>
          <w:rFonts w:hint="eastAsia"/>
        </w:rPr>
        <w:t xml:space="preserve"> </w:t>
      </w:r>
      <w:r w:rsidR="00383C80" w:rsidRPr="00804469">
        <w:rPr>
          <w:rFonts w:hint="eastAsia"/>
        </w:rPr>
        <w:t>人力资源政策</w:t>
      </w:r>
      <w:bookmarkEnd w:id="115"/>
      <w:bookmarkEnd w:id="116"/>
      <w:bookmarkEnd w:id="117"/>
    </w:p>
    <w:p w14:paraId="0F441825" w14:textId="77777777" w:rsidR="00383C80" w:rsidRPr="000A5DF0" w:rsidRDefault="00383C80" w:rsidP="00383C80">
      <w:pPr>
        <w:spacing w:line="360" w:lineRule="auto"/>
        <w:rPr>
          <w:rFonts w:ascii="宋体" w:eastAsia="宋体" w:hAnsi="宋体"/>
        </w:rPr>
      </w:pPr>
      <w:r w:rsidRPr="000A5DF0">
        <w:rPr>
          <w:rFonts w:ascii="宋体" w:eastAsia="宋体" w:hAnsi="宋体"/>
        </w:rPr>
        <w:tab/>
      </w:r>
      <w:commentRangeStart w:id="118"/>
      <w:r w:rsidRPr="000A5DF0">
        <w:rPr>
          <w:rFonts w:ascii="宋体" w:eastAsia="宋体" w:hAnsi="宋体" w:hint="eastAsia"/>
        </w:rPr>
        <w:t>薪酬制度：我们</w:t>
      </w:r>
      <w:r>
        <w:rPr>
          <w:rFonts w:ascii="宋体" w:eastAsia="宋体" w:hAnsi="宋体" w:hint="eastAsia"/>
        </w:rPr>
        <w:t>的薪酬发放遵循按劳分配、效率优先、</w:t>
      </w:r>
      <w:r w:rsidRPr="000A5DF0">
        <w:rPr>
          <w:rFonts w:ascii="宋体" w:eastAsia="宋体" w:hAnsi="宋体" w:hint="eastAsia"/>
        </w:rPr>
        <w:t>兼顾公</w:t>
      </w:r>
      <w:r>
        <w:rPr>
          <w:rFonts w:ascii="宋体" w:eastAsia="宋体" w:hAnsi="宋体" w:hint="eastAsia"/>
        </w:rPr>
        <w:t>平、可持续等原则，我们会从业绩职位能力三个方面去发放薪酬。更好地去激励员工的</w:t>
      </w:r>
      <w:r w:rsidRPr="000A5DF0">
        <w:rPr>
          <w:rFonts w:ascii="宋体" w:eastAsia="宋体" w:hAnsi="宋体" w:hint="eastAsia"/>
        </w:rPr>
        <w:t>能动性。</w:t>
      </w:r>
      <w:commentRangeEnd w:id="118"/>
      <w:r w:rsidR="00052E1C">
        <w:rPr>
          <w:rStyle w:val="ab"/>
        </w:rPr>
        <w:commentReference w:id="118"/>
      </w:r>
    </w:p>
    <w:p w14:paraId="425EF20C"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人力资源管理宗旨：以人为本</w:t>
      </w:r>
      <w:r>
        <w:rPr>
          <w:rFonts w:ascii="宋体" w:eastAsia="宋体" w:hAnsi="宋体" w:hint="eastAsia"/>
        </w:rPr>
        <w:t>。</w:t>
      </w:r>
    </w:p>
    <w:p w14:paraId="4F788F73"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福利制度：</w:t>
      </w:r>
      <w:r>
        <w:rPr>
          <w:rFonts w:ascii="宋体" w:eastAsia="宋体" w:hAnsi="宋体" w:hint="eastAsia"/>
        </w:rPr>
        <w:t>福利制度可以增加员工的</w:t>
      </w:r>
      <w:r w:rsidRPr="000A5DF0">
        <w:rPr>
          <w:rFonts w:ascii="宋体" w:eastAsia="宋体" w:hAnsi="宋体" w:hint="eastAsia"/>
        </w:rPr>
        <w:t>忠诚度，也保证了员工的合法利益。</w:t>
      </w:r>
    </w:p>
    <w:p w14:paraId="5F24077E"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我们可以有下列的福利制度：</w:t>
      </w:r>
    </w:p>
    <w:p w14:paraId="0440490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定时培训与提升</w:t>
      </w:r>
    </w:p>
    <w:p w14:paraId="313DC292"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根据不同需要，公司会组织员工进行外出拓展训练、报考证书、深造等多种形式的外训，不断提升员工队伍素质，考取证书发放奖金，每年由人事部</w:t>
      </w:r>
      <w:r w:rsidRPr="00804469">
        <w:rPr>
          <w:rFonts w:ascii="宋体" w:eastAsia="宋体" w:hAnsi="宋体" w:hint="eastAsia"/>
        </w:rPr>
        <w:lastRenderedPageBreak/>
        <w:t>定制方案，报总经理批准后组织实施。每年都会对员工进行一定的培训，同时也给与员工参加各大会议的资源。</w:t>
      </w:r>
    </w:p>
    <w:p w14:paraId="295E23A5"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工龄补助</w:t>
      </w:r>
    </w:p>
    <w:p w14:paraId="1B8A4B28"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根据入</w:t>
      </w:r>
      <w:proofErr w:type="gramStart"/>
      <w:r w:rsidRPr="00804469">
        <w:rPr>
          <w:rFonts w:ascii="宋体" w:eastAsia="宋体" w:hAnsi="宋体" w:hint="eastAsia"/>
        </w:rPr>
        <w:t>职时间</w:t>
      </w:r>
      <w:proofErr w:type="gramEnd"/>
      <w:r w:rsidRPr="00804469">
        <w:rPr>
          <w:rFonts w:ascii="宋体" w:eastAsia="宋体" w:hAnsi="宋体" w:hint="eastAsia"/>
        </w:rPr>
        <w:t>的不同发放不同的工龄补助，对于在公司工作越久的员工，工龄补助将更多，以满一年为底，根据不同满的年份发放不同金额的补助。</w:t>
      </w:r>
    </w:p>
    <w:p w14:paraId="23720BAF"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休假福利</w:t>
      </w:r>
    </w:p>
    <w:p w14:paraId="6936FD5B"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各个国家法定节假日按国家规定放假，同时每个人都有一定数量的年假，根据入职的时间长短年假的长短也有变化，入</w:t>
      </w:r>
      <w:proofErr w:type="gramStart"/>
      <w:r w:rsidRPr="00804469">
        <w:rPr>
          <w:rFonts w:ascii="宋体" w:eastAsia="宋体" w:hAnsi="宋体" w:hint="eastAsia"/>
        </w:rPr>
        <w:t>职时间</w:t>
      </w:r>
      <w:proofErr w:type="gramEnd"/>
      <w:r w:rsidRPr="00804469">
        <w:rPr>
          <w:rFonts w:ascii="宋体" w:eastAsia="宋体" w:hAnsi="宋体" w:hint="eastAsia"/>
        </w:rPr>
        <w:t>越长的年假的时间也越久。</w:t>
      </w:r>
    </w:p>
    <w:p w14:paraId="7DA2828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职业生涯管理</w:t>
      </w:r>
    </w:p>
    <w:p w14:paraId="5E7608D3" w14:textId="77777777" w:rsidR="00383C80" w:rsidRPr="000A5DF0" w:rsidRDefault="00383C80" w:rsidP="00383C80">
      <w:pPr>
        <w:spacing w:line="360" w:lineRule="auto"/>
        <w:ind w:left="420" w:firstLine="360"/>
        <w:rPr>
          <w:rFonts w:ascii="宋体" w:eastAsia="宋体" w:hAnsi="宋体"/>
        </w:rPr>
      </w:pPr>
      <w:r w:rsidRPr="000A5DF0">
        <w:rPr>
          <w:rFonts w:ascii="宋体" w:eastAsia="宋体" w:hAnsi="宋体" w:hint="eastAsia"/>
        </w:rPr>
        <w:t>为员工提供一定的职业生涯管理的建议与帮助，将员工的个人发展和企业的发展联系在一起，激励员工的发展与成长，提升员工的个人的素质，让员工与企业共同发展，共同进步，为员工实现自我的能力与价值提供帮助。</w:t>
      </w:r>
    </w:p>
    <w:p w14:paraId="166CFCB8" w14:textId="77777777" w:rsidR="00D144D5" w:rsidRDefault="00D144D5" w:rsidP="00730980">
      <w:pPr>
        <w:spacing w:line="360" w:lineRule="auto"/>
        <w:jc w:val="center"/>
        <w:rPr>
          <w:rFonts w:ascii="黑体" w:eastAsia="黑体" w:hAnsi="黑体"/>
          <w:b/>
          <w:sz w:val="32"/>
          <w:szCs w:val="32"/>
        </w:rPr>
      </w:pPr>
    </w:p>
    <w:p w14:paraId="5C813A7D" w14:textId="3480147B" w:rsidR="00610480" w:rsidRPr="00730980" w:rsidRDefault="00964A06" w:rsidP="006F6F12">
      <w:pPr>
        <w:pStyle w:val="1"/>
      </w:pPr>
      <w:bookmarkStart w:id="119" w:name="_Toc507449673"/>
      <w:bookmarkStart w:id="120" w:name="_Toc507452889"/>
      <w:bookmarkStart w:id="121" w:name="_Toc507453163"/>
      <w:r>
        <w:rPr>
          <w:rFonts w:hint="eastAsia"/>
        </w:rPr>
        <w:t>6.</w:t>
      </w:r>
      <w:r w:rsidR="00840D5B" w:rsidRPr="00730980">
        <w:rPr>
          <w:rFonts w:hint="eastAsia"/>
        </w:rPr>
        <w:t>市场营销</w:t>
      </w:r>
      <w:bookmarkEnd w:id="119"/>
      <w:bookmarkEnd w:id="120"/>
      <w:bookmarkEnd w:id="121"/>
    </w:p>
    <w:p w14:paraId="743E1C32" w14:textId="4D7EE27B" w:rsidR="00610480" w:rsidRPr="00730980" w:rsidRDefault="00964A06" w:rsidP="006F6F12">
      <w:pPr>
        <w:pStyle w:val="2"/>
        <w:spacing w:before="163" w:after="163"/>
      </w:pPr>
      <w:bookmarkStart w:id="122" w:name="_Toc507449674"/>
      <w:bookmarkStart w:id="123" w:name="_Toc507452890"/>
      <w:bookmarkStart w:id="124" w:name="_Toc507453164"/>
      <w:r>
        <w:rPr>
          <w:rFonts w:hint="eastAsia"/>
        </w:rPr>
        <w:t>6</w:t>
      </w:r>
      <w:r w:rsidR="00730980">
        <w:rPr>
          <w:rFonts w:hint="eastAsia"/>
        </w:rPr>
        <w:t>.1</w:t>
      </w:r>
      <w:r w:rsidR="00730980" w:rsidRPr="00730980">
        <w:rPr>
          <w:rFonts w:hint="eastAsia"/>
        </w:rPr>
        <w:t>营销计划</w:t>
      </w:r>
      <w:bookmarkEnd w:id="122"/>
      <w:bookmarkEnd w:id="123"/>
      <w:bookmarkEnd w:id="124"/>
    </w:p>
    <w:p w14:paraId="79F011A9" w14:textId="39A86EBB" w:rsidR="00840D5B" w:rsidRPr="003A7F70" w:rsidRDefault="00840D5B" w:rsidP="00BB7490">
      <w:pPr>
        <w:spacing w:line="360" w:lineRule="auto"/>
        <w:ind w:firstLine="420"/>
        <w:rPr>
          <w:rFonts w:ascii="宋体" w:eastAsia="宋体" w:hAnsi="宋体"/>
        </w:rPr>
      </w:pPr>
      <w:r w:rsidRPr="003A7F70">
        <w:rPr>
          <w:rFonts w:ascii="宋体" w:eastAsia="宋体" w:hAnsi="宋体" w:hint="eastAsia"/>
        </w:rPr>
        <w:t>市场营销分为三个阶段，即</w:t>
      </w:r>
      <w:r w:rsidR="00911C92" w:rsidRPr="003A7F70">
        <w:rPr>
          <w:rFonts w:ascii="宋体" w:eastAsia="宋体" w:hAnsi="宋体" w:hint="eastAsia"/>
        </w:rPr>
        <w:t>包括</w:t>
      </w:r>
      <w:r w:rsidRPr="003A7F70">
        <w:rPr>
          <w:rFonts w:ascii="宋体" w:eastAsia="宋体" w:hAnsi="宋体" w:hint="eastAsia"/>
        </w:rPr>
        <w:t>市场进入阶段</w:t>
      </w:r>
      <w:r w:rsidR="00911C92" w:rsidRPr="003A7F70">
        <w:rPr>
          <w:rFonts w:ascii="宋体" w:eastAsia="宋体" w:hAnsi="宋体" w:hint="eastAsia"/>
        </w:rPr>
        <w:t>、市场成长阶段和市场成熟阶段。</w:t>
      </w:r>
      <w:r w:rsidR="000D7DCC" w:rsidRPr="003A7F70">
        <w:rPr>
          <w:rFonts w:ascii="宋体" w:eastAsia="宋体" w:hAnsi="宋体" w:hint="eastAsia"/>
        </w:rPr>
        <w:t>在不同的阶段</w:t>
      </w:r>
      <w:r w:rsidR="00D96E0B" w:rsidRPr="003A7F70">
        <w:rPr>
          <w:rFonts w:ascii="宋体" w:eastAsia="宋体" w:hAnsi="宋体" w:hint="eastAsia"/>
        </w:rPr>
        <w:t>采取不同的开发和推广措施，</w:t>
      </w:r>
      <w:r w:rsidR="00F20432" w:rsidRPr="003A7F70">
        <w:rPr>
          <w:rFonts w:ascii="宋体" w:eastAsia="宋体" w:hAnsi="宋体" w:hint="eastAsia"/>
        </w:rPr>
        <w:t>以获得更大的市场。</w:t>
      </w:r>
    </w:p>
    <w:p w14:paraId="099FFC7E" w14:textId="3E345A04" w:rsidR="000C63DB" w:rsidRPr="00730980" w:rsidRDefault="00964A06" w:rsidP="006F6F12">
      <w:pPr>
        <w:pStyle w:val="me"/>
        <w:spacing w:before="163" w:after="163"/>
      </w:pPr>
      <w:bookmarkStart w:id="125" w:name="_Toc507449675"/>
      <w:bookmarkStart w:id="126" w:name="_Toc507452891"/>
      <w:bookmarkStart w:id="127" w:name="_Toc507453165"/>
      <w:r>
        <w:rPr>
          <w:rFonts w:hint="eastAsia"/>
        </w:rPr>
        <w:t>6</w:t>
      </w:r>
      <w:r w:rsidR="00730980">
        <w:rPr>
          <w:rFonts w:hint="eastAsia"/>
        </w:rPr>
        <w:t>.1.1</w:t>
      </w:r>
      <w:r w:rsidR="000C63DB" w:rsidRPr="00730980">
        <w:rPr>
          <w:rFonts w:hint="eastAsia"/>
        </w:rPr>
        <w:t>市场进入阶段</w:t>
      </w:r>
      <w:r w:rsidR="00105F89" w:rsidRPr="00730980">
        <w:rPr>
          <w:rFonts w:hint="eastAsia"/>
        </w:rPr>
        <w:t>（</w:t>
      </w:r>
      <w:r w:rsidR="00105F89" w:rsidRPr="00730980">
        <w:rPr>
          <w:rFonts w:hint="eastAsia"/>
        </w:rPr>
        <w:t>1-2</w:t>
      </w:r>
      <w:r w:rsidR="00105F89" w:rsidRPr="00730980">
        <w:rPr>
          <w:rFonts w:hint="eastAsia"/>
        </w:rPr>
        <w:t>年）</w:t>
      </w:r>
      <w:bookmarkEnd w:id="125"/>
      <w:bookmarkEnd w:id="126"/>
      <w:bookmarkEnd w:id="127"/>
    </w:p>
    <w:p w14:paraId="5618A0A7" w14:textId="0CD504C7" w:rsidR="00805ACB" w:rsidRPr="003A7F70" w:rsidRDefault="00C92497" w:rsidP="00E402BC">
      <w:pPr>
        <w:spacing w:line="360" w:lineRule="auto"/>
        <w:ind w:firstLine="420"/>
        <w:rPr>
          <w:rFonts w:ascii="宋体" w:eastAsia="宋体" w:hAnsi="宋体"/>
        </w:rPr>
      </w:pPr>
      <w:r w:rsidRPr="003A7F70">
        <w:rPr>
          <w:rFonts w:ascii="宋体" w:eastAsia="宋体" w:hAnsi="宋体" w:hint="eastAsia"/>
        </w:rPr>
        <w:t>通过多种营销渠道、多社交平台的推广</w:t>
      </w:r>
      <w:proofErr w:type="spellStart"/>
      <w:r w:rsidRPr="003A7F70">
        <w:rPr>
          <w:rFonts w:ascii="宋体" w:eastAsia="宋体" w:hAnsi="宋体" w:hint="eastAsia"/>
        </w:rPr>
        <w:t>iCourse</w:t>
      </w:r>
      <w:proofErr w:type="spellEnd"/>
      <w:r w:rsidRPr="003A7F70">
        <w:rPr>
          <w:rFonts w:ascii="宋体" w:eastAsia="宋体" w:hAnsi="宋体" w:hint="eastAsia"/>
        </w:rPr>
        <w:t>平台的特色，</w:t>
      </w:r>
      <w:r w:rsidR="006119E1" w:rsidRPr="003A7F70">
        <w:rPr>
          <w:rFonts w:ascii="宋体" w:eastAsia="宋体" w:hAnsi="宋体" w:hint="eastAsia"/>
        </w:rPr>
        <w:t>向广大</w:t>
      </w:r>
      <w:r w:rsidR="007576DE" w:rsidRPr="003A7F70">
        <w:rPr>
          <w:rFonts w:ascii="宋体" w:eastAsia="宋体" w:hAnsi="宋体" w:hint="eastAsia"/>
        </w:rPr>
        <w:t>学子</w:t>
      </w:r>
      <w:r w:rsidR="00AC5BEB" w:rsidRPr="003A7F70">
        <w:rPr>
          <w:rFonts w:ascii="宋体" w:eastAsia="宋体" w:hAnsi="宋体" w:hint="eastAsia"/>
        </w:rPr>
        <w:t>推荐这种</w:t>
      </w:r>
      <w:r w:rsidR="003B587F" w:rsidRPr="003A7F70">
        <w:rPr>
          <w:rFonts w:ascii="宋体" w:eastAsia="宋体" w:hAnsi="宋体" w:hint="eastAsia"/>
        </w:rPr>
        <w:t>线上分享</w:t>
      </w:r>
      <w:r w:rsidR="00FC71A7" w:rsidRPr="003A7F70">
        <w:rPr>
          <w:rFonts w:ascii="宋体" w:eastAsia="宋体" w:hAnsi="宋体" w:hint="eastAsia"/>
        </w:rPr>
        <w:t>学习的方式，树立品牌形象。</w:t>
      </w:r>
      <w:r w:rsidR="00A75704" w:rsidRPr="003A7F70">
        <w:rPr>
          <w:rFonts w:ascii="宋体" w:eastAsia="宋体" w:hAnsi="宋体" w:hint="eastAsia"/>
        </w:rPr>
        <w:t>以北航</w:t>
      </w:r>
      <w:r w:rsidR="00FC71A7" w:rsidRPr="003A7F70">
        <w:rPr>
          <w:rFonts w:ascii="宋体" w:eastAsia="宋体" w:hAnsi="宋体" w:hint="eastAsia"/>
        </w:rPr>
        <w:t>为试验点，进行</w:t>
      </w:r>
      <w:r w:rsidR="00326B00" w:rsidRPr="003A7F70">
        <w:rPr>
          <w:rFonts w:ascii="宋体" w:eastAsia="宋体" w:hAnsi="宋体" w:hint="eastAsia"/>
        </w:rPr>
        <w:t>第一轮产品</w:t>
      </w:r>
      <w:r w:rsidR="00C255AB" w:rsidRPr="003A7F70">
        <w:rPr>
          <w:rFonts w:ascii="宋体" w:eastAsia="宋体" w:hAnsi="宋体" w:hint="eastAsia"/>
        </w:rPr>
        <w:t>推广及营销。</w:t>
      </w:r>
      <w:r w:rsidR="001F5152" w:rsidRPr="003A7F70">
        <w:rPr>
          <w:rFonts w:ascii="宋体" w:eastAsia="宋体" w:hAnsi="宋体" w:hint="eastAsia"/>
        </w:rPr>
        <w:t>在此经验基础上，对北航周边学校进行辐射。目标客户是</w:t>
      </w:r>
      <w:r w:rsidR="008D2E46" w:rsidRPr="003A7F70">
        <w:rPr>
          <w:rFonts w:ascii="宋体" w:eastAsia="宋体" w:hAnsi="宋体" w:hint="eastAsia"/>
        </w:rPr>
        <w:t>北京高校学生。</w:t>
      </w:r>
    </w:p>
    <w:p w14:paraId="5D58610F" w14:textId="5381168A" w:rsidR="006C47C9" w:rsidRPr="00444842" w:rsidRDefault="009233C4" w:rsidP="00444842">
      <w:pPr>
        <w:pStyle w:val="a3"/>
        <w:numPr>
          <w:ilvl w:val="0"/>
          <w:numId w:val="21"/>
        </w:numPr>
        <w:spacing w:line="360" w:lineRule="auto"/>
        <w:ind w:firstLineChars="0"/>
        <w:rPr>
          <w:rFonts w:ascii="宋体" w:eastAsia="宋体" w:hAnsi="宋体"/>
        </w:rPr>
      </w:pPr>
      <w:r w:rsidRPr="00444842">
        <w:rPr>
          <w:rFonts w:ascii="宋体" w:eastAsia="宋体" w:hAnsi="宋体" w:hint="eastAsia"/>
        </w:rPr>
        <w:t>公关及推广策略：</w:t>
      </w:r>
    </w:p>
    <w:p w14:paraId="6CDEE889" w14:textId="21F853D5" w:rsidR="001442DF" w:rsidRPr="002814CF" w:rsidRDefault="009D1114" w:rsidP="002814CF">
      <w:pPr>
        <w:pStyle w:val="a3"/>
        <w:numPr>
          <w:ilvl w:val="0"/>
          <w:numId w:val="48"/>
        </w:numPr>
        <w:spacing w:line="360" w:lineRule="auto"/>
        <w:ind w:firstLineChars="0"/>
        <w:rPr>
          <w:rFonts w:ascii="宋体" w:eastAsia="宋体" w:hAnsi="宋体"/>
        </w:rPr>
      </w:pPr>
      <w:r w:rsidRPr="002814CF">
        <w:rPr>
          <w:rFonts w:ascii="宋体" w:eastAsia="宋体" w:hAnsi="宋体" w:hint="eastAsia"/>
        </w:rPr>
        <w:t>在</w:t>
      </w:r>
      <w:r w:rsidR="00EF212E" w:rsidRPr="002814CF">
        <w:rPr>
          <w:rFonts w:ascii="宋体" w:eastAsia="宋体" w:hAnsi="宋体" w:hint="eastAsia"/>
        </w:rPr>
        <w:t>各种社交平台上</w:t>
      </w:r>
      <w:r w:rsidR="00604300" w:rsidRPr="002814CF">
        <w:rPr>
          <w:rFonts w:ascii="宋体" w:eastAsia="宋体" w:hAnsi="宋体" w:hint="eastAsia"/>
        </w:rPr>
        <w:t>开展</w:t>
      </w:r>
      <w:r w:rsidR="00444842" w:rsidRPr="002814CF">
        <w:rPr>
          <w:rFonts w:ascii="宋体" w:eastAsia="宋体" w:hAnsi="宋体" w:hint="eastAsia"/>
        </w:rPr>
        <w:t>用户体验宣传活动</w:t>
      </w:r>
      <w:r w:rsidR="00A73C75" w:rsidRPr="002814CF">
        <w:rPr>
          <w:rFonts w:ascii="宋体" w:eastAsia="宋体" w:hAnsi="宋体" w:hint="eastAsia"/>
        </w:rPr>
        <w:t>。采取在学生社区（例如北航未来花园）</w:t>
      </w:r>
      <w:r w:rsidR="009317B2" w:rsidRPr="002814CF">
        <w:rPr>
          <w:rFonts w:ascii="宋体" w:eastAsia="宋体" w:hAnsi="宋体" w:hint="eastAsia"/>
        </w:rPr>
        <w:t>、</w:t>
      </w:r>
      <w:r w:rsidR="00727571" w:rsidRPr="002814CF">
        <w:rPr>
          <w:rFonts w:ascii="宋体" w:eastAsia="宋体" w:hAnsi="宋体" w:hint="eastAsia"/>
        </w:rPr>
        <w:t>学生</w:t>
      </w:r>
      <w:r w:rsidR="00CD3356" w:rsidRPr="002814CF">
        <w:rPr>
          <w:rFonts w:ascii="宋体" w:eastAsia="宋体" w:hAnsi="宋体" w:hint="eastAsia"/>
        </w:rPr>
        <w:t>常用</w:t>
      </w:r>
      <w:r w:rsidR="001F03DB" w:rsidRPr="002814CF">
        <w:rPr>
          <w:rFonts w:ascii="宋体" w:eastAsia="宋体" w:hAnsi="宋体" w:hint="eastAsia"/>
        </w:rPr>
        <w:t>线上</w:t>
      </w:r>
      <w:r w:rsidR="00CD3356" w:rsidRPr="002814CF">
        <w:rPr>
          <w:rFonts w:ascii="宋体" w:eastAsia="宋体" w:hAnsi="宋体" w:hint="eastAsia"/>
        </w:rPr>
        <w:t>社交</w:t>
      </w:r>
      <w:r w:rsidR="001F03DB" w:rsidRPr="002814CF">
        <w:rPr>
          <w:rFonts w:ascii="宋体" w:eastAsia="宋体" w:hAnsi="宋体" w:hint="eastAsia"/>
        </w:rPr>
        <w:t>组织（例如</w:t>
      </w:r>
      <w:proofErr w:type="gramStart"/>
      <w:r w:rsidR="001F03DB" w:rsidRPr="002814CF">
        <w:rPr>
          <w:rFonts w:ascii="宋体" w:eastAsia="宋体" w:hAnsi="宋体" w:hint="eastAsia"/>
        </w:rPr>
        <w:t>微信群</w:t>
      </w:r>
      <w:proofErr w:type="gramEnd"/>
      <w:r w:rsidR="001F03DB" w:rsidRPr="002814CF">
        <w:rPr>
          <w:rFonts w:ascii="宋体" w:eastAsia="宋体" w:hAnsi="宋体" w:hint="eastAsia"/>
        </w:rPr>
        <w:t>、</w:t>
      </w:r>
      <w:r w:rsidR="00EF0C3C" w:rsidRPr="002814CF">
        <w:rPr>
          <w:rFonts w:ascii="宋体" w:eastAsia="宋体" w:hAnsi="宋体" w:hint="eastAsia"/>
        </w:rPr>
        <w:t>QQ</w:t>
      </w:r>
      <w:r w:rsidR="00EF5433" w:rsidRPr="002814CF">
        <w:rPr>
          <w:rFonts w:ascii="宋体" w:eastAsia="宋体" w:hAnsi="宋体" w:hint="eastAsia"/>
        </w:rPr>
        <w:t>群等）</w:t>
      </w:r>
      <w:r w:rsidR="00635332" w:rsidRPr="002814CF">
        <w:rPr>
          <w:rFonts w:ascii="宋体" w:eastAsia="宋体" w:hAnsi="宋体" w:hint="eastAsia"/>
        </w:rPr>
        <w:t>，让同学们体会</w:t>
      </w:r>
      <w:r w:rsidR="00635332" w:rsidRPr="002814CF">
        <w:rPr>
          <w:rFonts w:ascii="宋体" w:eastAsia="宋体" w:hAnsi="宋体" w:hint="eastAsia"/>
        </w:rPr>
        <w:lastRenderedPageBreak/>
        <w:t>到</w:t>
      </w:r>
      <w:r w:rsidR="00923948" w:rsidRPr="002814CF">
        <w:rPr>
          <w:rFonts w:ascii="宋体" w:eastAsia="宋体" w:hAnsi="宋体" w:hint="eastAsia"/>
        </w:rPr>
        <w:t>线上共享学习</w:t>
      </w:r>
      <w:r w:rsidR="00102C45" w:rsidRPr="002814CF">
        <w:rPr>
          <w:rFonts w:ascii="宋体" w:eastAsia="宋体" w:hAnsi="宋体" w:hint="eastAsia"/>
        </w:rPr>
        <w:t>的</w:t>
      </w:r>
      <w:r w:rsidR="00A82F3B" w:rsidRPr="002814CF">
        <w:rPr>
          <w:rFonts w:ascii="宋体" w:eastAsia="宋体" w:hAnsi="宋体" w:hint="eastAsia"/>
        </w:rPr>
        <w:t>实用性和趣味性。</w:t>
      </w:r>
      <w:r w:rsidR="001442DF" w:rsidRPr="002814CF">
        <w:rPr>
          <w:rFonts w:ascii="宋体" w:eastAsia="宋体" w:hAnsi="宋体" w:hint="eastAsia"/>
        </w:rPr>
        <w:t>此外，建立官方</w:t>
      </w:r>
      <w:proofErr w:type="gramStart"/>
      <w:r w:rsidR="001442DF" w:rsidRPr="002814CF">
        <w:rPr>
          <w:rFonts w:ascii="宋体" w:eastAsia="宋体" w:hAnsi="宋体" w:hint="eastAsia"/>
        </w:rPr>
        <w:t>微信公众号</w:t>
      </w:r>
      <w:proofErr w:type="gramEnd"/>
      <w:r w:rsidR="001442DF" w:rsidRPr="002814CF">
        <w:rPr>
          <w:rFonts w:ascii="宋体" w:eastAsia="宋体" w:hAnsi="宋体" w:hint="eastAsia"/>
        </w:rPr>
        <w:t>，定期发布</w:t>
      </w:r>
      <w:proofErr w:type="spellStart"/>
      <w:r w:rsidR="001442DF" w:rsidRPr="002814CF">
        <w:rPr>
          <w:rFonts w:ascii="宋体" w:eastAsia="宋体" w:hAnsi="宋体" w:hint="eastAsia"/>
        </w:rPr>
        <w:t>iCourse</w:t>
      </w:r>
      <w:proofErr w:type="spellEnd"/>
      <w:r w:rsidR="001442DF" w:rsidRPr="002814CF">
        <w:rPr>
          <w:rFonts w:ascii="宋体" w:eastAsia="宋体" w:hAnsi="宋体" w:hint="eastAsia"/>
        </w:rPr>
        <w:t>平台的最新动态，并</w:t>
      </w:r>
      <w:proofErr w:type="gramStart"/>
      <w:r w:rsidR="001442DF" w:rsidRPr="002814CF">
        <w:rPr>
          <w:rFonts w:ascii="宋体" w:eastAsia="宋体" w:hAnsi="宋体" w:hint="eastAsia"/>
        </w:rPr>
        <w:t>通过软文推广</w:t>
      </w:r>
      <w:proofErr w:type="gramEnd"/>
      <w:r w:rsidR="001442DF" w:rsidRPr="002814CF">
        <w:rPr>
          <w:rFonts w:ascii="宋体" w:eastAsia="宋体" w:hAnsi="宋体" w:hint="eastAsia"/>
        </w:rPr>
        <w:t>。同时用户也可以在公众号平台上对我们提出反馈和意见</w:t>
      </w:r>
      <w:r w:rsidR="00317CA4" w:rsidRPr="002814CF">
        <w:rPr>
          <w:rFonts w:ascii="宋体" w:eastAsia="宋体" w:hAnsi="宋体" w:hint="eastAsia"/>
        </w:rPr>
        <w:t>，我们会对用户有价值的意见进行采纳。</w:t>
      </w:r>
    </w:p>
    <w:p w14:paraId="76025319" w14:textId="6973A4B1" w:rsidR="00EF212E" w:rsidRDefault="00854A32" w:rsidP="00E402BC">
      <w:pPr>
        <w:spacing w:line="360" w:lineRule="auto"/>
        <w:rPr>
          <w:rFonts w:ascii="宋体" w:eastAsia="宋体" w:hAnsi="宋体"/>
        </w:rPr>
      </w:pPr>
      <w:r>
        <w:rPr>
          <w:rFonts w:ascii="宋体" w:eastAsia="宋体" w:hAnsi="宋体" w:hint="eastAsia"/>
        </w:rPr>
        <w:t xml:space="preserve">（2） </w:t>
      </w:r>
      <w:r w:rsidR="00EF5433" w:rsidRPr="00E402BC">
        <w:rPr>
          <w:rFonts w:ascii="宋体" w:eastAsia="宋体" w:hAnsi="宋体" w:hint="eastAsia"/>
        </w:rPr>
        <w:t>通过学校官方</w:t>
      </w:r>
      <w:r w:rsidR="00DE79C5" w:rsidRPr="00E402BC">
        <w:rPr>
          <w:rFonts w:ascii="宋体" w:eastAsia="宋体" w:hAnsi="宋体" w:hint="eastAsia"/>
        </w:rPr>
        <w:t>平台</w:t>
      </w:r>
      <w:r w:rsidR="006C1605">
        <w:rPr>
          <w:rFonts w:ascii="宋体" w:eastAsia="宋体" w:hAnsi="宋体" w:hint="eastAsia"/>
        </w:rPr>
        <w:t>等媒体报道</w:t>
      </w:r>
      <w:r w:rsidR="00DE79C5" w:rsidRPr="00E402BC">
        <w:rPr>
          <w:rFonts w:ascii="宋体" w:eastAsia="宋体" w:hAnsi="宋体" w:hint="eastAsia"/>
        </w:rPr>
        <w:t>的推广，</w:t>
      </w:r>
      <w:r w:rsidR="00761ED1" w:rsidRPr="00E402BC">
        <w:rPr>
          <w:rFonts w:ascii="宋体" w:eastAsia="宋体" w:hAnsi="宋体" w:hint="eastAsia"/>
        </w:rPr>
        <w:t>让</w:t>
      </w:r>
      <w:r w:rsidR="00A70DBD" w:rsidRPr="00E402BC">
        <w:rPr>
          <w:rFonts w:ascii="宋体" w:eastAsia="宋体" w:hAnsi="宋体" w:hint="eastAsia"/>
        </w:rPr>
        <w:t>更多学生去开始了解并接受这样的新型学习方式</w:t>
      </w:r>
      <w:r w:rsidR="005537E5" w:rsidRPr="00E402BC">
        <w:rPr>
          <w:rFonts w:ascii="宋体" w:eastAsia="宋体" w:hAnsi="宋体" w:hint="eastAsia"/>
        </w:rPr>
        <w:t>。例如学校的一些官方公众号，例如</w:t>
      </w:r>
      <w:r w:rsidR="00AE714D" w:rsidRPr="00E402BC">
        <w:rPr>
          <w:rFonts w:ascii="宋体" w:eastAsia="宋体" w:hAnsi="宋体" w:hint="eastAsia"/>
        </w:rPr>
        <w:t>微言航语、</w:t>
      </w:r>
      <w:r w:rsidR="00187AB4" w:rsidRPr="00E402BC">
        <w:rPr>
          <w:rFonts w:ascii="宋体" w:eastAsia="宋体" w:hAnsi="宋体" w:hint="eastAsia"/>
        </w:rPr>
        <w:t>知心助</w:t>
      </w:r>
      <w:r w:rsidR="00967EE8" w:rsidRPr="00E402BC">
        <w:rPr>
          <w:rFonts w:ascii="宋体" w:eastAsia="宋体" w:hAnsi="宋体" w:hint="eastAsia"/>
        </w:rPr>
        <w:t>航等</w:t>
      </w:r>
      <w:r w:rsidR="00D10B66" w:rsidRPr="00E402BC">
        <w:rPr>
          <w:rFonts w:ascii="宋体" w:eastAsia="宋体" w:hAnsi="宋体" w:hint="eastAsia"/>
        </w:rPr>
        <w:t>公众号，对我们的平台进行了推广，让更多的学生接受并开始</w:t>
      </w:r>
      <w:r w:rsidR="00F5116C" w:rsidRPr="00E402BC">
        <w:rPr>
          <w:rFonts w:ascii="宋体" w:eastAsia="宋体" w:hAnsi="宋体" w:hint="eastAsia"/>
        </w:rPr>
        <w:t>习惯于这样的</w:t>
      </w:r>
      <w:r w:rsidR="00550300" w:rsidRPr="00E402BC">
        <w:rPr>
          <w:rFonts w:ascii="宋体" w:eastAsia="宋体" w:hAnsi="宋体" w:hint="eastAsia"/>
        </w:rPr>
        <w:t>学习方式。</w:t>
      </w:r>
      <w:r w:rsidR="00E15432">
        <w:rPr>
          <w:rFonts w:ascii="宋体" w:eastAsia="宋体" w:hAnsi="宋体" w:hint="eastAsia"/>
        </w:rPr>
        <w:t>通过这样的媒体报道，获得了更大的</w:t>
      </w:r>
      <w:r w:rsidR="001B7034">
        <w:rPr>
          <w:rFonts w:ascii="宋体" w:eastAsia="宋体" w:hAnsi="宋体" w:hint="eastAsia"/>
        </w:rPr>
        <w:t>平台的知名度</w:t>
      </w:r>
      <w:r w:rsidR="001442DF">
        <w:rPr>
          <w:rFonts w:ascii="宋体" w:eastAsia="宋体" w:hAnsi="宋体" w:hint="eastAsia"/>
        </w:rPr>
        <w:t>，被更多的人开始关注。</w:t>
      </w:r>
    </w:p>
    <w:p w14:paraId="6DB4814F" w14:textId="190BFF99" w:rsidR="00F41400" w:rsidRDefault="00A935D6" w:rsidP="00A935D6">
      <w:pPr>
        <w:spacing w:line="360" w:lineRule="auto"/>
        <w:jc w:val="center"/>
        <w:rPr>
          <w:rFonts w:ascii="宋体" w:eastAsia="宋体" w:hAnsi="宋体"/>
        </w:rPr>
      </w:pPr>
      <w:r>
        <w:rPr>
          <w:rFonts w:ascii="宋体" w:eastAsia="宋体" w:hAnsi="宋体" w:hint="eastAsia"/>
          <w:noProof/>
        </w:rPr>
        <w:drawing>
          <wp:inline distT="0" distB="0" distL="0" distR="0" wp14:anchorId="5B000E30" wp14:editId="1C0069D1">
            <wp:extent cx="4713475" cy="4713475"/>
            <wp:effectExtent l="0" t="0" r="11430" b="11430"/>
            <wp:docPr id="14" name="图片 14" descr="../Collage_F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age_Fot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7501" cy="4717501"/>
                    </a:xfrm>
                    <a:prstGeom prst="rect">
                      <a:avLst/>
                    </a:prstGeom>
                    <a:noFill/>
                    <a:ln>
                      <a:noFill/>
                    </a:ln>
                  </pic:spPr>
                </pic:pic>
              </a:graphicData>
            </a:graphic>
          </wp:inline>
        </w:drawing>
      </w:r>
    </w:p>
    <w:p w14:paraId="56E82F45" w14:textId="078D4DA0" w:rsidR="00A935D6" w:rsidRPr="00A935D6" w:rsidRDefault="00A935D6" w:rsidP="00A935D6">
      <w:pPr>
        <w:ind w:firstLine="480"/>
        <w:jc w:val="center"/>
        <w:rPr>
          <w:rFonts w:cs="Times New Roman"/>
          <w:b/>
        </w:rPr>
      </w:pPr>
      <w:r w:rsidRPr="00904BF0">
        <w:rPr>
          <w:rFonts w:cs="Times New Roman"/>
          <w:b/>
        </w:rPr>
        <w:t xml:space="preserve">图. </w:t>
      </w:r>
      <w:r>
        <w:rPr>
          <w:rFonts w:cs="Times New Roman" w:hint="eastAsia"/>
          <w:b/>
        </w:rPr>
        <w:t>官方公众号宣传</w:t>
      </w:r>
    </w:p>
    <w:p w14:paraId="77D1E5AC" w14:textId="306813E2" w:rsidR="00187335" w:rsidRPr="003A7F70" w:rsidRDefault="009D1114" w:rsidP="00BB7490">
      <w:pPr>
        <w:spacing w:line="360" w:lineRule="auto"/>
        <w:rPr>
          <w:rFonts w:ascii="宋体" w:eastAsia="宋体" w:hAnsi="宋体"/>
        </w:rPr>
      </w:pPr>
      <w:r w:rsidRPr="003A7F70">
        <w:rPr>
          <w:rFonts w:ascii="宋体" w:eastAsia="宋体" w:hAnsi="宋体" w:hint="eastAsia"/>
        </w:rPr>
        <w:t>（3）</w:t>
      </w:r>
      <w:r w:rsidR="00CD6D06" w:rsidRPr="003A7F70">
        <w:rPr>
          <w:rFonts w:ascii="宋体" w:eastAsia="宋体" w:hAnsi="宋体" w:hint="eastAsia"/>
        </w:rPr>
        <w:t>积极开展新生</w:t>
      </w:r>
      <w:r w:rsidR="00104335" w:rsidRPr="003A7F70">
        <w:rPr>
          <w:rFonts w:ascii="宋体" w:eastAsia="宋体" w:hAnsi="宋体" w:hint="eastAsia"/>
        </w:rPr>
        <w:t>的</w:t>
      </w:r>
      <w:r w:rsidR="00460AAA" w:rsidRPr="003A7F70">
        <w:rPr>
          <w:rFonts w:ascii="宋体" w:eastAsia="宋体" w:hAnsi="宋体" w:hint="eastAsia"/>
        </w:rPr>
        <w:t>推广活动。</w:t>
      </w:r>
      <w:r w:rsidR="00F75B7F" w:rsidRPr="003A7F70">
        <w:rPr>
          <w:rFonts w:ascii="宋体" w:eastAsia="宋体" w:hAnsi="宋体" w:hint="eastAsia"/>
        </w:rPr>
        <w:t>在新生入学伊始，在新生的</w:t>
      </w:r>
      <w:r w:rsidR="00D3400A" w:rsidRPr="003A7F70">
        <w:rPr>
          <w:rFonts w:ascii="宋体" w:eastAsia="宋体" w:hAnsi="宋体" w:hint="eastAsia"/>
        </w:rPr>
        <w:t>入学</w:t>
      </w:r>
      <w:r w:rsidR="009C45CF" w:rsidRPr="003A7F70">
        <w:rPr>
          <w:rFonts w:ascii="宋体" w:eastAsia="宋体" w:hAnsi="宋体" w:hint="eastAsia"/>
        </w:rPr>
        <w:t>通知书的信件中推广我们的平台，让新生在入学前就可以对大学的学习有了解。</w:t>
      </w:r>
      <w:r w:rsidR="003260D7" w:rsidRPr="003A7F70">
        <w:rPr>
          <w:rFonts w:ascii="宋体" w:eastAsia="宋体" w:hAnsi="宋体" w:hint="eastAsia"/>
        </w:rPr>
        <w:t>同时，在新生入学报道时，</w:t>
      </w:r>
      <w:r w:rsidR="00122C82" w:rsidRPr="003A7F70">
        <w:rPr>
          <w:rFonts w:ascii="宋体" w:eastAsia="宋体" w:hAnsi="宋体" w:hint="eastAsia"/>
        </w:rPr>
        <w:t>技术人员亲自对新生进行</w:t>
      </w:r>
      <w:r w:rsidR="009F3E2D" w:rsidRPr="003A7F70">
        <w:rPr>
          <w:rFonts w:ascii="宋体" w:eastAsia="宋体" w:hAnsi="宋体" w:hint="eastAsia"/>
        </w:rPr>
        <w:t>使用方式的指导，</w:t>
      </w:r>
      <w:r w:rsidR="00771D40" w:rsidRPr="003A7F70">
        <w:rPr>
          <w:rFonts w:ascii="宋体" w:eastAsia="宋体" w:hAnsi="宋体" w:hint="eastAsia"/>
        </w:rPr>
        <w:t>让学生们切身实地的感受到共享学习方式的</w:t>
      </w:r>
      <w:r w:rsidR="00037599" w:rsidRPr="003A7F70">
        <w:rPr>
          <w:rFonts w:ascii="宋体" w:eastAsia="宋体" w:hAnsi="宋体" w:hint="eastAsia"/>
        </w:rPr>
        <w:t>便利。</w:t>
      </w:r>
    </w:p>
    <w:p w14:paraId="4AFD2ECF" w14:textId="22832B93" w:rsidR="00424D28" w:rsidRPr="00444842" w:rsidRDefault="00424D28" w:rsidP="00444842">
      <w:pPr>
        <w:pStyle w:val="a3"/>
        <w:numPr>
          <w:ilvl w:val="0"/>
          <w:numId w:val="20"/>
        </w:numPr>
        <w:spacing w:line="360" w:lineRule="auto"/>
        <w:ind w:firstLineChars="0"/>
        <w:rPr>
          <w:rFonts w:ascii="宋体" w:eastAsia="宋体" w:hAnsi="宋体"/>
        </w:rPr>
      </w:pPr>
      <w:r w:rsidRPr="00444842">
        <w:rPr>
          <w:rFonts w:ascii="宋体" w:eastAsia="宋体" w:hAnsi="宋体" w:hint="eastAsia"/>
        </w:rPr>
        <w:t>主要的营销渠道：</w:t>
      </w:r>
    </w:p>
    <w:p w14:paraId="4E462299" w14:textId="1DF0830B" w:rsidR="005466A7" w:rsidRPr="003A7F70" w:rsidRDefault="009D1114" w:rsidP="00BB7490">
      <w:pPr>
        <w:spacing w:line="360" w:lineRule="auto"/>
        <w:rPr>
          <w:rFonts w:ascii="宋体" w:eastAsia="宋体" w:hAnsi="宋体"/>
        </w:rPr>
      </w:pPr>
      <w:r w:rsidRPr="003A7F70">
        <w:rPr>
          <w:rFonts w:ascii="宋体" w:eastAsia="宋体" w:hAnsi="宋体" w:hint="eastAsia"/>
        </w:rPr>
        <w:lastRenderedPageBreak/>
        <w:t>（1）</w:t>
      </w:r>
      <w:r w:rsidR="00B571B3" w:rsidRPr="003A7F70">
        <w:rPr>
          <w:rFonts w:ascii="宋体" w:eastAsia="宋体" w:hAnsi="宋体" w:hint="eastAsia"/>
        </w:rPr>
        <w:t>与</w:t>
      </w:r>
      <w:r w:rsidR="00037CB9" w:rsidRPr="003A7F70">
        <w:rPr>
          <w:rFonts w:ascii="宋体" w:eastAsia="宋体" w:hAnsi="宋体" w:hint="eastAsia"/>
        </w:rPr>
        <w:t>学霸进行签约合作</w:t>
      </w:r>
      <w:r w:rsidR="00E84E7E" w:rsidRPr="003A7F70">
        <w:rPr>
          <w:rFonts w:ascii="宋体" w:eastAsia="宋体" w:hAnsi="宋体" w:hint="eastAsia"/>
        </w:rPr>
        <w:t>，</w:t>
      </w:r>
      <w:proofErr w:type="gramStart"/>
      <w:r w:rsidR="00E84E7E" w:rsidRPr="003A7F70">
        <w:rPr>
          <w:rFonts w:ascii="宋体" w:eastAsia="宋体" w:hAnsi="宋体" w:hint="eastAsia"/>
        </w:rPr>
        <w:t>推广</w:t>
      </w:r>
      <w:r w:rsidR="00422A85" w:rsidRPr="003A7F70">
        <w:rPr>
          <w:rFonts w:ascii="宋体" w:eastAsia="宋体" w:hAnsi="宋体" w:hint="eastAsia"/>
        </w:rPr>
        <w:t>线</w:t>
      </w:r>
      <w:proofErr w:type="gramEnd"/>
      <w:r w:rsidR="00422A85" w:rsidRPr="003A7F70">
        <w:rPr>
          <w:rFonts w:ascii="宋体" w:eastAsia="宋体" w:hAnsi="宋体" w:hint="eastAsia"/>
        </w:rPr>
        <w:t>上经验分享</w:t>
      </w:r>
    </w:p>
    <w:p w14:paraId="348D5B3A" w14:textId="6BE1997D" w:rsidR="00037CB9" w:rsidRPr="003A7F70" w:rsidRDefault="005466A7" w:rsidP="00BB7490">
      <w:pPr>
        <w:spacing w:line="360" w:lineRule="auto"/>
        <w:ind w:firstLine="420"/>
        <w:rPr>
          <w:rFonts w:ascii="宋体" w:eastAsia="宋体" w:hAnsi="宋体"/>
        </w:rPr>
      </w:pPr>
      <w:r w:rsidRPr="003A7F70">
        <w:rPr>
          <w:rFonts w:ascii="宋体" w:eastAsia="宋体" w:hAnsi="宋体" w:hint="eastAsia"/>
        </w:rPr>
        <w:t>根据我们的调查问卷结果显示，在平时的学习中，对于同学们</w:t>
      </w:r>
      <w:r w:rsidR="00B44987" w:rsidRPr="003A7F70">
        <w:rPr>
          <w:rFonts w:ascii="宋体" w:eastAsia="宋体" w:hAnsi="宋体" w:hint="eastAsia"/>
        </w:rPr>
        <w:t>学习帮助最大的就是身边的学霸们。但是，由于每个人社交圈的有限，我们可能</w:t>
      </w:r>
      <w:r w:rsidR="00627A91" w:rsidRPr="003A7F70">
        <w:rPr>
          <w:rFonts w:ascii="宋体" w:eastAsia="宋体" w:hAnsi="宋体" w:hint="eastAsia"/>
        </w:rPr>
        <w:t>很难认识到足够多或者足够强大的学霸，能够解决平时的学习困惑。因此我们决定将这样的</w:t>
      </w:r>
      <w:r w:rsidR="00180693" w:rsidRPr="003A7F70">
        <w:rPr>
          <w:rFonts w:ascii="宋体" w:eastAsia="宋体" w:hAnsi="宋体" w:hint="eastAsia"/>
        </w:rPr>
        <w:t>资源进行整合</w:t>
      </w:r>
      <w:r w:rsidR="00481524" w:rsidRPr="003A7F70">
        <w:rPr>
          <w:rFonts w:ascii="宋体" w:eastAsia="宋体" w:hAnsi="宋体" w:hint="eastAsia"/>
        </w:rPr>
        <w:t>，</w:t>
      </w:r>
      <w:r w:rsidR="00C05DE3" w:rsidRPr="003A7F70">
        <w:rPr>
          <w:rFonts w:ascii="宋体" w:eastAsia="宋体" w:hAnsi="宋体" w:hint="eastAsia"/>
        </w:rPr>
        <w:t>对于每门特定学科，我们</w:t>
      </w:r>
      <w:r w:rsidR="00E02EE4" w:rsidRPr="003A7F70">
        <w:rPr>
          <w:rFonts w:ascii="宋体" w:eastAsia="宋体" w:hAnsi="宋体" w:hint="eastAsia"/>
        </w:rPr>
        <w:t>将</w:t>
      </w:r>
      <w:r w:rsidR="007D526E" w:rsidRPr="003A7F70">
        <w:rPr>
          <w:rFonts w:ascii="宋体" w:eastAsia="宋体" w:hAnsi="宋体" w:hint="eastAsia"/>
        </w:rPr>
        <w:t>学习成绩优异或者这</w:t>
      </w:r>
      <w:r w:rsidR="00E52EBC" w:rsidRPr="003A7F70">
        <w:rPr>
          <w:rFonts w:ascii="宋体" w:eastAsia="宋体" w:hAnsi="宋体" w:hint="eastAsia"/>
        </w:rPr>
        <w:t>方面</w:t>
      </w:r>
      <w:r w:rsidR="00B35E30" w:rsidRPr="003A7F70">
        <w:rPr>
          <w:rFonts w:ascii="宋体" w:eastAsia="宋体" w:hAnsi="宋体" w:hint="eastAsia"/>
        </w:rPr>
        <w:t>知识了解地</w:t>
      </w:r>
      <w:r w:rsidR="00E52EBC" w:rsidRPr="003A7F70">
        <w:rPr>
          <w:rFonts w:ascii="宋体" w:eastAsia="宋体" w:hAnsi="宋体" w:hint="eastAsia"/>
        </w:rPr>
        <w:t>突出的同学认定为“该学科</w:t>
      </w:r>
      <w:r w:rsidR="007679F7" w:rsidRPr="003A7F70">
        <w:rPr>
          <w:rFonts w:ascii="宋体" w:eastAsia="宋体" w:hAnsi="宋体" w:hint="eastAsia"/>
        </w:rPr>
        <w:t>学习优秀者</w:t>
      </w:r>
      <w:r w:rsidR="007E0DD7" w:rsidRPr="003A7F70">
        <w:rPr>
          <w:rFonts w:ascii="宋体" w:eastAsia="宋体" w:hAnsi="宋体" w:hint="eastAsia"/>
        </w:rPr>
        <w:t>”，并邀请</w:t>
      </w:r>
      <w:r w:rsidR="00FD55F1" w:rsidRPr="003A7F70">
        <w:rPr>
          <w:rFonts w:ascii="宋体" w:eastAsia="宋体" w:hAnsi="宋体" w:hint="eastAsia"/>
        </w:rPr>
        <w:t>他们在</w:t>
      </w:r>
      <w:r w:rsidR="008F0DAD" w:rsidRPr="003A7F70">
        <w:rPr>
          <w:rFonts w:ascii="宋体" w:eastAsia="宋体" w:hAnsi="宋体" w:hint="eastAsia"/>
        </w:rPr>
        <w:t>某一时间</w:t>
      </w:r>
      <w:r w:rsidR="00EF6589" w:rsidRPr="003A7F70">
        <w:rPr>
          <w:rFonts w:ascii="宋体" w:eastAsia="宋体" w:hAnsi="宋体" w:hint="eastAsia"/>
        </w:rPr>
        <w:t>进行经验分享会，</w:t>
      </w:r>
      <w:r w:rsidR="003C46D8" w:rsidRPr="003A7F70">
        <w:rPr>
          <w:rFonts w:ascii="宋体" w:eastAsia="宋体" w:hAnsi="宋体" w:hint="eastAsia"/>
        </w:rPr>
        <w:t>我们会对参与该线上分享会的同学收取一些费用，</w:t>
      </w:r>
      <w:r w:rsidR="00B90B16" w:rsidRPr="003A7F70">
        <w:rPr>
          <w:rFonts w:ascii="宋体" w:eastAsia="宋体" w:hAnsi="宋体" w:hint="eastAsia"/>
        </w:rPr>
        <w:t>这既是有效规避无关人员刷无关问题的措施，也是对学霸同学的劳务的肯定。我们会对</w:t>
      </w:r>
      <w:r w:rsidR="00C97066" w:rsidRPr="003A7F70">
        <w:rPr>
          <w:rFonts w:ascii="宋体" w:eastAsia="宋体" w:hAnsi="宋体" w:hint="eastAsia"/>
        </w:rPr>
        <w:t>每场</w:t>
      </w:r>
      <w:r w:rsidR="002C334D" w:rsidRPr="003A7F70">
        <w:rPr>
          <w:rFonts w:ascii="宋体" w:eastAsia="宋体" w:hAnsi="宋体" w:hint="eastAsia"/>
        </w:rPr>
        <w:t>经验分享会的收入进行分成，</w:t>
      </w:r>
      <w:r w:rsidR="00D85BED" w:rsidRPr="003A7F70">
        <w:rPr>
          <w:rFonts w:ascii="宋体" w:eastAsia="宋体" w:hAnsi="宋体" w:hint="eastAsia"/>
        </w:rPr>
        <w:t>提取10%的平台服务</w:t>
      </w:r>
      <w:r w:rsidR="00D035A0" w:rsidRPr="003A7F70">
        <w:rPr>
          <w:rFonts w:ascii="宋体" w:eastAsia="宋体" w:hAnsi="宋体" w:hint="eastAsia"/>
        </w:rPr>
        <w:t>费。</w:t>
      </w:r>
      <w:r w:rsidR="00175094" w:rsidRPr="003A7F70">
        <w:rPr>
          <w:rFonts w:ascii="宋体" w:eastAsia="宋体" w:hAnsi="宋体" w:hint="eastAsia"/>
        </w:rPr>
        <w:t>另外，为了保证分享会的健康秩序与消费者（付费的同学）的权益，我们会要求</w:t>
      </w:r>
      <w:r w:rsidR="003666DC" w:rsidRPr="003A7F70">
        <w:rPr>
          <w:rFonts w:ascii="宋体" w:eastAsia="宋体" w:hAnsi="宋体" w:hint="eastAsia"/>
        </w:rPr>
        <w:t>学霸在每场经验分享会之前</w:t>
      </w:r>
      <w:r w:rsidR="00E85153" w:rsidRPr="003A7F70">
        <w:rPr>
          <w:rFonts w:ascii="宋体" w:eastAsia="宋体" w:hAnsi="宋体" w:hint="eastAsia"/>
        </w:rPr>
        <w:t>交纳一定数量的保证金。</w:t>
      </w:r>
    </w:p>
    <w:p w14:paraId="21810495" w14:textId="5CC0559B" w:rsidR="0033691C" w:rsidRPr="003A7F70" w:rsidRDefault="009D1114" w:rsidP="00BB7490">
      <w:pPr>
        <w:spacing w:line="360" w:lineRule="auto"/>
        <w:rPr>
          <w:rFonts w:ascii="宋体" w:eastAsia="宋体" w:hAnsi="宋体"/>
        </w:rPr>
      </w:pPr>
      <w:r w:rsidRPr="003A7F70">
        <w:rPr>
          <w:rFonts w:ascii="宋体" w:eastAsia="宋体" w:hAnsi="宋体" w:hint="eastAsia"/>
        </w:rPr>
        <w:t>（2）</w:t>
      </w:r>
      <w:r w:rsidR="0033691C" w:rsidRPr="003A7F70">
        <w:rPr>
          <w:rFonts w:ascii="宋体" w:eastAsia="宋体" w:hAnsi="宋体" w:hint="eastAsia"/>
        </w:rPr>
        <w:t>热门资源付费下载</w:t>
      </w:r>
    </w:p>
    <w:p w14:paraId="187BC755" w14:textId="582467B1" w:rsidR="0033691C" w:rsidRDefault="00855DEB" w:rsidP="00BB7490">
      <w:pPr>
        <w:spacing w:line="360" w:lineRule="auto"/>
        <w:ind w:firstLine="420"/>
        <w:rPr>
          <w:rFonts w:ascii="宋体" w:eastAsia="宋体" w:hAnsi="宋体"/>
        </w:rPr>
      </w:pPr>
      <w:r w:rsidRPr="003A7F70">
        <w:rPr>
          <w:rFonts w:ascii="宋体" w:eastAsia="宋体" w:hAnsi="宋体" w:hint="eastAsia"/>
        </w:rPr>
        <w:t>我们对每一个资源，会有一个评价体系，其评价标准受到</w:t>
      </w:r>
      <w:r w:rsidR="00502105" w:rsidRPr="003A7F70">
        <w:rPr>
          <w:rFonts w:ascii="宋体" w:eastAsia="宋体" w:hAnsi="宋体" w:hint="eastAsia"/>
        </w:rPr>
        <w:t>下载次数、用户评分等因素影响。对于</w:t>
      </w:r>
      <w:r w:rsidR="002F511D" w:rsidRPr="003A7F70">
        <w:rPr>
          <w:rFonts w:ascii="宋体" w:eastAsia="宋体" w:hAnsi="宋体" w:hint="eastAsia"/>
        </w:rPr>
        <w:t>质量比较高即</w:t>
      </w:r>
      <w:r w:rsidR="0098358D" w:rsidRPr="003A7F70">
        <w:rPr>
          <w:rFonts w:ascii="宋体" w:eastAsia="宋体" w:hAnsi="宋体" w:hint="eastAsia"/>
        </w:rPr>
        <w:t>评价函数超过一定值的资源，该资源上传者</w:t>
      </w:r>
      <w:r w:rsidR="00001491" w:rsidRPr="003A7F70">
        <w:rPr>
          <w:rFonts w:ascii="宋体" w:eastAsia="宋体" w:hAnsi="宋体" w:hint="eastAsia"/>
        </w:rPr>
        <w:t>有权对该资源进行申请精品资源并对该资源收取</w:t>
      </w:r>
      <w:r w:rsidR="003F4A57" w:rsidRPr="003A7F70">
        <w:rPr>
          <w:rFonts w:ascii="宋体" w:eastAsia="宋体" w:hAnsi="宋体" w:hint="eastAsia"/>
        </w:rPr>
        <w:t>一定费用</w:t>
      </w:r>
      <w:r w:rsidR="00810C92" w:rsidRPr="003A7F70">
        <w:rPr>
          <w:rFonts w:ascii="宋体" w:eastAsia="宋体" w:hAnsi="宋体" w:hint="eastAsia"/>
        </w:rPr>
        <w:t>进行下载。通过该机制，我们对用户下载精品资源进行一定的提成从而获取利润。</w:t>
      </w:r>
    </w:p>
    <w:p w14:paraId="5793C2B8" w14:textId="62612224" w:rsidR="008E5FED" w:rsidRDefault="008E5FED" w:rsidP="008E5FED">
      <w:pPr>
        <w:spacing w:line="360" w:lineRule="auto"/>
        <w:rPr>
          <w:rFonts w:ascii="宋体" w:eastAsia="宋体" w:hAnsi="宋体"/>
        </w:rPr>
      </w:pPr>
      <w:r>
        <w:rPr>
          <w:rFonts w:ascii="宋体" w:eastAsia="宋体" w:hAnsi="宋体" w:hint="eastAsia"/>
        </w:rPr>
        <w:t>（3）</w:t>
      </w:r>
      <w:r w:rsidR="009B418C">
        <w:rPr>
          <w:rFonts w:ascii="宋体" w:eastAsia="宋体" w:hAnsi="宋体" w:hint="eastAsia"/>
        </w:rPr>
        <w:t>打赏</w:t>
      </w:r>
    </w:p>
    <w:p w14:paraId="799D9809" w14:textId="7F006104" w:rsidR="009B418C" w:rsidRPr="003A7F70" w:rsidRDefault="009B418C" w:rsidP="008E5FED">
      <w:pPr>
        <w:spacing w:line="360" w:lineRule="auto"/>
        <w:rPr>
          <w:rFonts w:ascii="宋体" w:eastAsia="宋体" w:hAnsi="宋体"/>
        </w:rPr>
      </w:pPr>
      <w:r>
        <w:rPr>
          <w:rFonts w:ascii="宋体" w:eastAsia="宋体" w:hAnsi="宋体" w:hint="eastAsia"/>
        </w:rPr>
        <w:tab/>
      </w:r>
      <w:r w:rsidR="005B5408">
        <w:rPr>
          <w:rFonts w:ascii="宋体" w:eastAsia="宋体" w:hAnsi="宋体" w:hint="eastAsia"/>
        </w:rPr>
        <w:t>用户可以选择对其它用户分享的学习经验分享文章/课程资源进行打赏，</w:t>
      </w:r>
      <w:r w:rsidR="00284B9F">
        <w:rPr>
          <w:rFonts w:ascii="宋体" w:eastAsia="宋体" w:hAnsi="宋体" w:hint="eastAsia"/>
        </w:rPr>
        <w:t>当我们收到别人给的帮助的时候，我们</w:t>
      </w:r>
      <w:r w:rsidR="00296623">
        <w:rPr>
          <w:rFonts w:ascii="宋体" w:eastAsia="宋体" w:hAnsi="宋体" w:hint="eastAsia"/>
        </w:rPr>
        <w:t>对别人进行打赏，是对别人的劳动成果的肯定</w:t>
      </w:r>
      <w:r w:rsidR="00095346">
        <w:rPr>
          <w:rFonts w:ascii="宋体" w:eastAsia="宋体" w:hAnsi="宋体" w:hint="eastAsia"/>
        </w:rPr>
        <w:t>与鼓励。</w:t>
      </w:r>
    </w:p>
    <w:p w14:paraId="276B3D89" w14:textId="377090A2" w:rsidR="00810C92"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4</w:t>
      </w:r>
      <w:r w:rsidRPr="003A7F70">
        <w:rPr>
          <w:rFonts w:ascii="宋体" w:eastAsia="宋体" w:hAnsi="宋体" w:hint="eastAsia"/>
        </w:rPr>
        <w:t>）</w:t>
      </w:r>
      <w:r w:rsidR="00DB2859" w:rsidRPr="003A7F70">
        <w:rPr>
          <w:rFonts w:ascii="宋体" w:eastAsia="宋体" w:hAnsi="宋体" w:hint="eastAsia"/>
        </w:rPr>
        <w:t>资源/问题悬赏</w:t>
      </w:r>
    </w:p>
    <w:p w14:paraId="13E80082" w14:textId="4679B5EF" w:rsidR="00EE711A" w:rsidRPr="003A7F70" w:rsidRDefault="00DB2859" w:rsidP="00BB7490">
      <w:pPr>
        <w:spacing w:line="360" w:lineRule="auto"/>
        <w:ind w:firstLine="420"/>
        <w:rPr>
          <w:rFonts w:ascii="宋体" w:eastAsia="宋体" w:hAnsi="宋体"/>
        </w:rPr>
      </w:pPr>
      <w:r w:rsidRPr="003A7F70">
        <w:rPr>
          <w:rFonts w:ascii="宋体" w:eastAsia="宋体" w:hAnsi="宋体" w:hint="eastAsia"/>
        </w:rPr>
        <w:t>针对同学们在学校中经常遇到的</w:t>
      </w:r>
      <w:r w:rsidR="00AF040A" w:rsidRPr="003A7F70">
        <w:rPr>
          <w:rFonts w:ascii="宋体" w:eastAsia="宋体" w:hAnsi="宋体" w:hint="eastAsia"/>
        </w:rPr>
        <w:t>一些</w:t>
      </w:r>
      <w:r w:rsidR="00244FAD" w:rsidRPr="003A7F70">
        <w:rPr>
          <w:rFonts w:ascii="宋体" w:eastAsia="宋体" w:hAnsi="宋体" w:hint="eastAsia"/>
        </w:rPr>
        <w:t>我们</w:t>
      </w:r>
      <w:r w:rsidR="00EE711A" w:rsidRPr="003A7F70">
        <w:rPr>
          <w:rFonts w:ascii="宋体" w:eastAsia="宋体" w:hAnsi="宋体" w:hint="eastAsia"/>
        </w:rPr>
        <w:t>会急于求解的问题或者某课件，我们推</w:t>
      </w:r>
      <w:r w:rsidR="004365FA" w:rsidRPr="003A7F70">
        <w:rPr>
          <w:rFonts w:ascii="宋体" w:eastAsia="宋体" w:hAnsi="宋体" w:hint="eastAsia"/>
        </w:rPr>
        <w:t>出了资源悬赏/</w:t>
      </w:r>
      <w:r w:rsidR="00EE711A" w:rsidRPr="003A7F70">
        <w:rPr>
          <w:rFonts w:ascii="宋体" w:eastAsia="宋体" w:hAnsi="宋体" w:hint="eastAsia"/>
        </w:rPr>
        <w:t>问题悬赏的渠道。</w:t>
      </w:r>
    </w:p>
    <w:p w14:paraId="72A73A3F" w14:textId="0A09DF83" w:rsidR="00EE711A"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5</w:t>
      </w:r>
      <w:r w:rsidRPr="003A7F70">
        <w:rPr>
          <w:rFonts w:ascii="宋体" w:eastAsia="宋体" w:hAnsi="宋体" w:hint="eastAsia"/>
        </w:rPr>
        <w:t>）</w:t>
      </w:r>
      <w:r w:rsidR="00EE711A" w:rsidRPr="003A7F70">
        <w:rPr>
          <w:rFonts w:ascii="宋体" w:eastAsia="宋体" w:hAnsi="宋体" w:hint="eastAsia"/>
        </w:rPr>
        <w:t>网络销售</w:t>
      </w:r>
    </w:p>
    <w:p w14:paraId="08C84FED" w14:textId="0FD9984B" w:rsidR="00E8616E" w:rsidRDefault="00EE711A" w:rsidP="00444842">
      <w:pPr>
        <w:spacing w:line="360" w:lineRule="auto"/>
        <w:ind w:firstLine="420"/>
        <w:rPr>
          <w:rFonts w:ascii="宋体" w:eastAsia="宋体" w:hAnsi="宋体"/>
        </w:rPr>
      </w:pPr>
      <w:r w:rsidRPr="003A7F70">
        <w:rPr>
          <w:rFonts w:ascii="宋体" w:eastAsia="宋体" w:hAnsi="宋体" w:hint="eastAsia"/>
        </w:rPr>
        <w:t>主题通过网站主页的方式展现我们的平台。同时在移动端也支持</w:t>
      </w:r>
      <w:r w:rsidR="00AF692A" w:rsidRPr="003A7F70">
        <w:rPr>
          <w:rFonts w:ascii="宋体" w:eastAsia="宋体" w:hAnsi="宋体" w:hint="eastAsia"/>
        </w:rPr>
        <w:t>使</w:t>
      </w:r>
      <w:r w:rsidR="00064DE3">
        <w:rPr>
          <w:rFonts w:ascii="宋体" w:eastAsia="宋体" w:hAnsi="宋体" w:hint="eastAsia"/>
        </w:rPr>
        <w:t>用。我们会在各大手机应用开发市场上提供消费者使用的应用。</w:t>
      </w:r>
      <w:proofErr w:type="gramStart"/>
      <w:r w:rsidR="00064DE3">
        <w:rPr>
          <w:rFonts w:ascii="宋体" w:eastAsia="宋体" w:hAnsi="宋体" w:hint="eastAsia"/>
        </w:rPr>
        <w:t>例如腾讯</w:t>
      </w:r>
      <w:r w:rsidR="00AF692A" w:rsidRPr="003A7F70">
        <w:rPr>
          <w:rFonts w:ascii="宋体" w:eastAsia="宋体" w:hAnsi="宋体" w:hint="eastAsia"/>
        </w:rPr>
        <w:t>应用</w:t>
      </w:r>
      <w:proofErr w:type="gramEnd"/>
      <w:r w:rsidR="00AF692A" w:rsidRPr="003A7F70">
        <w:rPr>
          <w:rFonts w:ascii="宋体" w:eastAsia="宋体" w:hAnsi="宋体" w:hint="eastAsia"/>
        </w:rPr>
        <w:t>宝、</w:t>
      </w:r>
      <w:proofErr w:type="gramStart"/>
      <w:r w:rsidR="00AF692A" w:rsidRPr="003A7F70">
        <w:rPr>
          <w:rFonts w:ascii="宋体" w:eastAsia="宋体" w:hAnsi="宋体" w:hint="eastAsia"/>
        </w:rPr>
        <w:t>酷安市场</w:t>
      </w:r>
      <w:proofErr w:type="gramEnd"/>
      <w:r w:rsidR="00AF692A" w:rsidRPr="003A7F70">
        <w:rPr>
          <w:rFonts w:ascii="宋体" w:eastAsia="宋体" w:hAnsi="宋体" w:hint="eastAsia"/>
        </w:rPr>
        <w:t>、</w:t>
      </w:r>
      <w:proofErr w:type="spellStart"/>
      <w:r w:rsidR="00AF692A" w:rsidRPr="003A7F70">
        <w:rPr>
          <w:rFonts w:ascii="宋体" w:eastAsia="宋体" w:hAnsi="宋体" w:hint="eastAsia"/>
        </w:rPr>
        <w:t>appStore</w:t>
      </w:r>
      <w:proofErr w:type="spellEnd"/>
      <w:r w:rsidR="00AF692A" w:rsidRPr="003A7F70">
        <w:rPr>
          <w:rFonts w:ascii="宋体" w:eastAsia="宋体" w:hAnsi="宋体" w:hint="eastAsia"/>
        </w:rPr>
        <w:t>等等。</w:t>
      </w:r>
      <w:r w:rsidR="0079557A" w:rsidRPr="003A7F70">
        <w:rPr>
          <w:rFonts w:ascii="宋体" w:eastAsia="宋体" w:hAnsi="宋体" w:hint="eastAsia"/>
        </w:rPr>
        <w:t>团队并提供多种灵活的付款方式让用户可以选择。</w:t>
      </w:r>
    </w:p>
    <w:p w14:paraId="7C5028E3" w14:textId="10043228" w:rsidR="00E15226" w:rsidRPr="00730980" w:rsidRDefault="00964A06" w:rsidP="006F6F12">
      <w:pPr>
        <w:pStyle w:val="me"/>
        <w:spacing w:before="163" w:after="163"/>
      </w:pPr>
      <w:bookmarkStart w:id="128" w:name="_Toc507449676"/>
      <w:bookmarkStart w:id="129" w:name="_Toc507452892"/>
      <w:bookmarkStart w:id="130" w:name="_Toc507453166"/>
      <w:r>
        <w:rPr>
          <w:rFonts w:hint="eastAsia"/>
        </w:rPr>
        <w:t>6</w:t>
      </w:r>
      <w:r w:rsidR="00E15226">
        <w:rPr>
          <w:rFonts w:hint="eastAsia"/>
        </w:rPr>
        <w:t>.1.2</w:t>
      </w:r>
      <w:r w:rsidR="00E15226">
        <w:rPr>
          <w:rFonts w:hint="eastAsia"/>
        </w:rPr>
        <w:t>市场成长</w:t>
      </w:r>
      <w:r w:rsidR="00E15226" w:rsidRPr="00730980">
        <w:rPr>
          <w:rFonts w:hint="eastAsia"/>
        </w:rPr>
        <w:t>阶段（</w:t>
      </w:r>
      <w:r w:rsidR="00E15226">
        <w:rPr>
          <w:rFonts w:hint="eastAsia"/>
        </w:rPr>
        <w:t>3-5</w:t>
      </w:r>
      <w:r w:rsidR="00E15226" w:rsidRPr="00730980">
        <w:rPr>
          <w:rFonts w:hint="eastAsia"/>
        </w:rPr>
        <w:t>年）</w:t>
      </w:r>
      <w:bookmarkEnd w:id="128"/>
      <w:bookmarkEnd w:id="129"/>
      <w:bookmarkEnd w:id="130"/>
    </w:p>
    <w:p w14:paraId="33927E84" w14:textId="54D526E1" w:rsidR="00F94087" w:rsidRDefault="00B74F64" w:rsidP="001368CF">
      <w:pPr>
        <w:spacing w:line="360" w:lineRule="auto"/>
        <w:ind w:firstLine="420"/>
        <w:rPr>
          <w:rFonts w:ascii="宋体" w:eastAsia="宋体" w:hAnsi="宋体"/>
        </w:rPr>
      </w:pPr>
      <w:r w:rsidRPr="003A7F70">
        <w:rPr>
          <w:rFonts w:ascii="宋体" w:eastAsia="宋体" w:hAnsi="宋体" w:hint="eastAsia"/>
        </w:rPr>
        <w:lastRenderedPageBreak/>
        <w:t>在市场进入阶段，我们的应用已积累了推广的手段与营销的基础，我们产品的形象已逐渐地建立，因此</w:t>
      </w:r>
      <w:proofErr w:type="gramStart"/>
      <w:r w:rsidRPr="003A7F70">
        <w:rPr>
          <w:rFonts w:ascii="宋体" w:eastAsia="宋体" w:hAnsi="宋体" w:hint="eastAsia"/>
        </w:rPr>
        <w:t>此</w:t>
      </w:r>
      <w:proofErr w:type="gramEnd"/>
      <w:r w:rsidRPr="003A7F70">
        <w:rPr>
          <w:rFonts w:ascii="宋体" w:eastAsia="宋体" w:hAnsi="宋体" w:hint="eastAsia"/>
        </w:rPr>
        <w:t>阶段股份</w:t>
      </w:r>
      <w:r w:rsidR="000C1676">
        <w:rPr>
          <w:rFonts w:ascii="宋体" w:eastAsia="宋体" w:hAnsi="宋体" w:hint="eastAsia"/>
        </w:rPr>
        <w:t>公司成立，</w:t>
      </w:r>
      <w:r w:rsidR="00F4196E">
        <w:rPr>
          <w:rFonts w:ascii="宋体" w:eastAsia="宋体" w:hAnsi="宋体" w:hint="eastAsia"/>
        </w:rPr>
        <w:t>并将开始进军全国市场</w:t>
      </w:r>
      <w:r w:rsidR="003230BD">
        <w:rPr>
          <w:rFonts w:ascii="宋体" w:eastAsia="宋体" w:hAnsi="宋体" w:hint="eastAsia"/>
        </w:rPr>
        <w:t>，有重点地驻进其它城市</w:t>
      </w:r>
      <w:r w:rsidR="000158AB">
        <w:rPr>
          <w:rFonts w:ascii="宋体" w:eastAsia="宋体" w:hAnsi="宋体" w:hint="eastAsia"/>
        </w:rPr>
        <w:t>的各大高校</w:t>
      </w:r>
      <w:r w:rsidR="00F4196E">
        <w:rPr>
          <w:rFonts w:ascii="宋体" w:eastAsia="宋体" w:hAnsi="宋体" w:hint="eastAsia"/>
        </w:rPr>
        <w:t>。</w:t>
      </w:r>
      <w:r w:rsidR="003230BD">
        <w:rPr>
          <w:rFonts w:ascii="宋体" w:eastAsia="宋体" w:hAnsi="宋体" w:hint="eastAsia"/>
        </w:rPr>
        <w:t>我们在进入全国市场之后，可以在各地区</w:t>
      </w:r>
      <w:r w:rsidR="00D7723F">
        <w:rPr>
          <w:rFonts w:ascii="宋体" w:eastAsia="宋体" w:hAnsi="宋体" w:hint="eastAsia"/>
        </w:rPr>
        <w:t>设立办事处</w:t>
      </w:r>
      <w:r w:rsidR="005B6D46">
        <w:rPr>
          <w:rFonts w:ascii="宋体" w:eastAsia="宋体" w:hAnsi="宋体" w:hint="eastAsia"/>
        </w:rPr>
        <w:t>或下属机构来建立完善各地区团队，使我们的公司服务体系能够完整地移植到</w:t>
      </w:r>
      <w:r w:rsidR="005C30B7">
        <w:rPr>
          <w:rFonts w:ascii="宋体" w:eastAsia="宋体" w:hAnsi="宋体" w:hint="eastAsia"/>
        </w:rPr>
        <w:t>其它</w:t>
      </w:r>
      <w:r w:rsidR="006A4087">
        <w:rPr>
          <w:rFonts w:ascii="宋体" w:eastAsia="宋体" w:hAnsi="宋体" w:hint="eastAsia"/>
        </w:rPr>
        <w:t>城市</w:t>
      </w:r>
      <w:r w:rsidR="007B393F">
        <w:rPr>
          <w:rFonts w:ascii="宋体" w:eastAsia="宋体" w:hAnsi="宋体" w:hint="eastAsia"/>
        </w:rPr>
        <w:t>的高校。</w:t>
      </w:r>
      <w:r w:rsidR="001368CF">
        <w:rPr>
          <w:rFonts w:ascii="宋体" w:eastAsia="宋体" w:hAnsi="宋体" w:hint="eastAsia"/>
        </w:rPr>
        <w:t>此举可以让公司的业务范围扩大化。</w:t>
      </w:r>
    </w:p>
    <w:p w14:paraId="02B2DB45" w14:textId="33B0E604" w:rsidR="00B7724B" w:rsidRDefault="005C6096" w:rsidP="005C6096">
      <w:pPr>
        <w:spacing w:line="360" w:lineRule="auto"/>
        <w:rPr>
          <w:rFonts w:ascii="宋体" w:eastAsia="宋体" w:hAnsi="宋体"/>
        </w:rPr>
      </w:pPr>
      <w:r>
        <w:rPr>
          <w:rFonts w:ascii="宋体" w:eastAsia="宋体" w:hAnsi="宋体" w:hint="eastAsia"/>
        </w:rPr>
        <w:tab/>
        <w:t>此外，在软件获得一定数量的用户群后，公司会充分利用巨大用户群的这笔资源，</w:t>
      </w:r>
      <w:r w:rsidR="00674722">
        <w:rPr>
          <w:rFonts w:ascii="宋体" w:eastAsia="宋体" w:hAnsi="宋体" w:hint="eastAsia"/>
        </w:rPr>
        <w:t>针对用户来投放广告</w:t>
      </w:r>
      <w:r w:rsidR="00B7724B">
        <w:rPr>
          <w:rFonts w:ascii="宋体" w:eastAsia="宋体" w:hAnsi="宋体" w:hint="eastAsia"/>
        </w:rPr>
        <w:t>。</w:t>
      </w:r>
      <w:r w:rsidR="0078726D">
        <w:rPr>
          <w:rFonts w:ascii="宋体" w:eastAsia="宋体" w:hAnsi="宋体" w:hint="eastAsia"/>
        </w:rPr>
        <w:t>我们可以与</w:t>
      </w:r>
      <w:r w:rsidR="006E695A">
        <w:rPr>
          <w:rFonts w:ascii="宋体" w:eastAsia="宋体" w:hAnsi="宋体" w:hint="eastAsia"/>
        </w:rPr>
        <w:t>其它的教育机构进行合作</w:t>
      </w:r>
      <w:r w:rsidR="0078726D">
        <w:rPr>
          <w:rFonts w:ascii="宋体" w:eastAsia="宋体" w:hAnsi="宋体" w:hint="eastAsia"/>
        </w:rPr>
        <w:t>，</w:t>
      </w:r>
      <w:r w:rsidR="001E5F7B">
        <w:rPr>
          <w:rFonts w:ascii="宋体" w:eastAsia="宋体" w:hAnsi="宋体" w:hint="eastAsia"/>
        </w:rPr>
        <w:t>例如与留学机构、考研机构等等进行合作，</w:t>
      </w:r>
      <w:proofErr w:type="gramStart"/>
      <w:r w:rsidR="001E5F7B">
        <w:rPr>
          <w:rFonts w:ascii="宋体" w:eastAsia="宋体" w:hAnsi="宋体" w:hint="eastAsia"/>
        </w:rPr>
        <w:t>比如实现</w:t>
      </w:r>
      <w:proofErr w:type="gramEnd"/>
      <w:r w:rsidR="001E5F7B">
        <w:rPr>
          <w:rFonts w:ascii="宋体" w:eastAsia="宋体" w:hAnsi="宋体" w:hint="eastAsia"/>
        </w:rPr>
        <w:t>用户的绑定等等。</w:t>
      </w:r>
    </w:p>
    <w:p w14:paraId="6C13E106" w14:textId="32424159" w:rsidR="00210865" w:rsidRPr="00730980" w:rsidRDefault="00964A06" w:rsidP="006F6F12">
      <w:pPr>
        <w:pStyle w:val="me"/>
        <w:spacing w:before="163" w:after="163"/>
      </w:pPr>
      <w:bookmarkStart w:id="131" w:name="_Toc507449677"/>
      <w:bookmarkStart w:id="132" w:name="_Toc507452893"/>
      <w:bookmarkStart w:id="133" w:name="_Toc507453167"/>
      <w:r>
        <w:rPr>
          <w:rFonts w:hint="eastAsia"/>
        </w:rPr>
        <w:t>6</w:t>
      </w:r>
      <w:r w:rsidR="00210865">
        <w:rPr>
          <w:rFonts w:hint="eastAsia"/>
        </w:rPr>
        <w:t>.1.3</w:t>
      </w:r>
      <w:r w:rsidR="00210865">
        <w:rPr>
          <w:rFonts w:hint="eastAsia"/>
        </w:rPr>
        <w:t>长期发展目标</w:t>
      </w:r>
      <w:r w:rsidR="00210865" w:rsidRPr="00730980">
        <w:rPr>
          <w:rFonts w:hint="eastAsia"/>
        </w:rPr>
        <w:t>（</w:t>
      </w:r>
      <w:r w:rsidR="006A169C">
        <w:rPr>
          <w:rFonts w:hint="eastAsia"/>
        </w:rPr>
        <w:t>5-10</w:t>
      </w:r>
      <w:r w:rsidR="00210865" w:rsidRPr="00730980">
        <w:rPr>
          <w:rFonts w:hint="eastAsia"/>
        </w:rPr>
        <w:t>年）</w:t>
      </w:r>
      <w:bookmarkEnd w:id="131"/>
      <w:bookmarkEnd w:id="132"/>
      <w:bookmarkEnd w:id="133"/>
    </w:p>
    <w:p w14:paraId="2A94FD12" w14:textId="7258819C" w:rsidR="00210865" w:rsidRDefault="00C7796D" w:rsidP="00210865">
      <w:pPr>
        <w:spacing w:line="360" w:lineRule="auto"/>
        <w:rPr>
          <w:rFonts w:ascii="宋体" w:eastAsia="宋体" w:hAnsi="宋体"/>
        </w:rPr>
      </w:pPr>
      <w:r>
        <w:rPr>
          <w:rFonts w:ascii="宋体" w:eastAsia="宋体" w:hAnsi="宋体" w:hint="eastAsia"/>
        </w:rPr>
        <w:tab/>
      </w:r>
      <w:r w:rsidR="0074519B">
        <w:rPr>
          <w:rFonts w:ascii="宋体" w:eastAsia="宋体" w:hAnsi="宋体" w:hint="eastAsia"/>
        </w:rPr>
        <w:t>在各个地区成立分公司后，每个分公司受到总公司的</w:t>
      </w:r>
      <w:r w:rsidR="0083713D">
        <w:rPr>
          <w:rFonts w:ascii="宋体" w:eastAsia="宋体" w:hAnsi="宋体" w:hint="eastAsia"/>
        </w:rPr>
        <w:t>管制与管辖，</w:t>
      </w:r>
      <w:r w:rsidR="00F07B71">
        <w:rPr>
          <w:rFonts w:ascii="宋体" w:eastAsia="宋体" w:hAnsi="宋体" w:hint="eastAsia"/>
        </w:rPr>
        <w:t>但同时分公司</w:t>
      </w:r>
      <w:r w:rsidR="00F96B44">
        <w:rPr>
          <w:rFonts w:ascii="宋体" w:eastAsia="宋体" w:hAnsi="宋体" w:hint="eastAsia"/>
        </w:rPr>
        <w:t>可以根据</w:t>
      </w:r>
      <w:r w:rsidR="0005349F">
        <w:rPr>
          <w:rFonts w:ascii="宋体" w:eastAsia="宋体" w:hAnsi="宋体" w:hint="eastAsia"/>
        </w:rPr>
        <w:t>当地高校的实情进行必要的改革。</w:t>
      </w:r>
    </w:p>
    <w:p w14:paraId="27048432" w14:textId="2D1AC4C8" w:rsidR="00B7724B" w:rsidRDefault="00AF4877" w:rsidP="00210865">
      <w:pPr>
        <w:spacing w:line="360" w:lineRule="auto"/>
        <w:rPr>
          <w:rFonts w:ascii="宋体" w:eastAsia="宋体" w:hAnsi="宋体"/>
        </w:rPr>
      </w:pPr>
      <w:r>
        <w:rPr>
          <w:rFonts w:ascii="宋体" w:eastAsia="宋体" w:hAnsi="宋体" w:hint="eastAsia"/>
        </w:rPr>
        <w:tab/>
      </w:r>
      <w:r w:rsidR="00B7724B">
        <w:rPr>
          <w:rFonts w:ascii="宋体" w:eastAsia="宋体" w:hAnsi="宋体" w:hint="eastAsia"/>
        </w:rPr>
        <w:t>此外，当用户数量聚集到一定程度后，我们会将流量变现。例如将用户按照年级分类，并联系</w:t>
      </w:r>
      <w:r w:rsidR="004C2A7C">
        <w:rPr>
          <w:rFonts w:ascii="宋体" w:eastAsia="宋体" w:hAnsi="宋体" w:hint="eastAsia"/>
        </w:rPr>
        <w:t>留学机构和考研机构，为我们的用户提供咨询和讲座。</w:t>
      </w:r>
      <w:r w:rsidR="00644325">
        <w:rPr>
          <w:rFonts w:ascii="宋体" w:eastAsia="宋体" w:hAnsi="宋体" w:hint="eastAsia"/>
        </w:rPr>
        <w:t>也可以将用户的习惯和流量卖给相关企业。</w:t>
      </w:r>
    </w:p>
    <w:p w14:paraId="43C9573B" w14:textId="73502C3B" w:rsidR="00AA103C" w:rsidRPr="001368CF" w:rsidRDefault="003D3083" w:rsidP="00B7724B">
      <w:pPr>
        <w:spacing w:line="360" w:lineRule="auto"/>
        <w:ind w:firstLine="420"/>
        <w:rPr>
          <w:rFonts w:ascii="宋体" w:eastAsia="宋体" w:hAnsi="宋体"/>
        </w:rPr>
      </w:pPr>
      <w:r>
        <w:rPr>
          <w:rFonts w:ascii="宋体" w:eastAsia="宋体" w:hAnsi="宋体" w:hint="eastAsia"/>
        </w:rPr>
        <w:t>在前两个阶段营销阶段的实施之后，公司已经积累了资金与资本。</w:t>
      </w:r>
      <w:r w:rsidR="00590E8F">
        <w:rPr>
          <w:rFonts w:ascii="宋体" w:eastAsia="宋体" w:hAnsi="宋体" w:hint="eastAsia"/>
        </w:rPr>
        <w:t>增加技术人员的数量，</w:t>
      </w:r>
      <w:r w:rsidR="00203A1C">
        <w:rPr>
          <w:rFonts w:ascii="宋体" w:eastAsia="宋体" w:hAnsi="宋体" w:hint="eastAsia"/>
        </w:rPr>
        <w:t>加快研发新的产品，并提供核心技术优势。</w:t>
      </w:r>
      <w:r w:rsidR="000F3B3D">
        <w:rPr>
          <w:rFonts w:ascii="宋体" w:eastAsia="宋体" w:hAnsi="宋体" w:hint="eastAsia"/>
        </w:rPr>
        <w:t>公司会适当提高代理商的广告费用</w:t>
      </w:r>
      <w:r w:rsidR="005C6096">
        <w:rPr>
          <w:rFonts w:ascii="宋体" w:eastAsia="宋体" w:hAnsi="宋体" w:hint="eastAsia"/>
        </w:rPr>
        <w:t>，</w:t>
      </w:r>
      <w:r w:rsidR="00AF4877">
        <w:rPr>
          <w:rFonts w:ascii="宋体" w:eastAsia="宋体" w:hAnsi="宋体" w:hint="eastAsia"/>
        </w:rPr>
        <w:t>在</w:t>
      </w:r>
      <w:r w:rsidR="00FD6D86">
        <w:rPr>
          <w:rFonts w:ascii="宋体" w:eastAsia="宋体" w:hAnsi="宋体" w:hint="eastAsia"/>
        </w:rPr>
        <w:t>维持原有市场资源的同时，</w:t>
      </w:r>
      <w:r w:rsidR="008C0396">
        <w:rPr>
          <w:rFonts w:ascii="宋体" w:eastAsia="宋体" w:hAnsi="宋体" w:hint="eastAsia"/>
        </w:rPr>
        <w:t>我们会着力提升于网站和APP的用户体验，</w:t>
      </w:r>
      <w:r w:rsidR="00A0232F">
        <w:rPr>
          <w:rFonts w:ascii="宋体" w:eastAsia="宋体" w:hAnsi="宋体" w:hint="eastAsia"/>
        </w:rPr>
        <w:t>致力于</w:t>
      </w:r>
      <w:r w:rsidR="00C038EF">
        <w:rPr>
          <w:rFonts w:ascii="宋体" w:eastAsia="宋体" w:hAnsi="宋体" w:hint="eastAsia"/>
        </w:rPr>
        <w:t>开拓创新的业务</w:t>
      </w:r>
      <w:r w:rsidR="00F64116">
        <w:rPr>
          <w:rFonts w:ascii="宋体" w:eastAsia="宋体" w:hAnsi="宋体" w:hint="eastAsia"/>
        </w:rPr>
        <w:t>、扩大受众群</w:t>
      </w:r>
      <w:r w:rsidR="002831FA">
        <w:rPr>
          <w:rFonts w:ascii="宋体" w:eastAsia="宋体" w:hAnsi="宋体" w:hint="eastAsia"/>
        </w:rPr>
        <w:t>。</w:t>
      </w:r>
      <w:r w:rsidR="001509F2">
        <w:rPr>
          <w:rFonts w:ascii="宋体" w:eastAsia="宋体" w:hAnsi="宋体" w:hint="eastAsia"/>
        </w:rPr>
        <w:t>比如将市场扩大至中小学，</w:t>
      </w:r>
      <w:r w:rsidR="00E74E50">
        <w:rPr>
          <w:rFonts w:ascii="宋体" w:eastAsia="宋体" w:hAnsi="宋体" w:hint="eastAsia"/>
        </w:rPr>
        <w:t>针对中小学的学习需求开发新的业务。</w:t>
      </w:r>
      <w:r w:rsidR="00AA103C">
        <w:rPr>
          <w:rFonts w:ascii="宋体" w:eastAsia="宋体" w:hAnsi="宋体" w:hint="eastAsia"/>
        </w:rPr>
        <w:t>不仅仅将眼光局限</w:t>
      </w:r>
      <w:r w:rsidR="00AE758A">
        <w:rPr>
          <w:rFonts w:ascii="宋体" w:eastAsia="宋体" w:hAnsi="宋体" w:hint="eastAsia"/>
        </w:rPr>
        <w:t>当前的发展，始终</w:t>
      </w:r>
      <w:r w:rsidR="00014793">
        <w:rPr>
          <w:rFonts w:ascii="宋体" w:eastAsia="宋体" w:hAnsi="宋体" w:hint="eastAsia"/>
        </w:rPr>
        <w:t>要以提升品牌影响力</w:t>
      </w:r>
      <w:r w:rsidR="00CA730E">
        <w:rPr>
          <w:rFonts w:ascii="宋体" w:eastAsia="宋体" w:hAnsi="宋体" w:hint="eastAsia"/>
        </w:rPr>
        <w:t>、增大市场需求、拓宽市场前景为</w:t>
      </w:r>
      <w:commentRangeStart w:id="134"/>
      <w:r w:rsidR="00CA730E">
        <w:rPr>
          <w:rFonts w:ascii="宋体" w:eastAsia="宋体" w:hAnsi="宋体" w:hint="eastAsia"/>
        </w:rPr>
        <w:t>终极目标</w:t>
      </w:r>
      <w:commentRangeEnd w:id="134"/>
      <w:r w:rsidR="00D76769">
        <w:rPr>
          <w:rStyle w:val="ab"/>
        </w:rPr>
        <w:commentReference w:id="134"/>
      </w:r>
      <w:r w:rsidR="00CA730E">
        <w:rPr>
          <w:rFonts w:ascii="宋体" w:eastAsia="宋体" w:hAnsi="宋体" w:hint="eastAsia"/>
        </w:rPr>
        <w:t>。</w:t>
      </w:r>
    </w:p>
    <w:p w14:paraId="4A0E83EA" w14:textId="660B9E29" w:rsidR="00F34C74" w:rsidRDefault="00964A06" w:rsidP="006F6F12">
      <w:pPr>
        <w:pStyle w:val="1"/>
      </w:pPr>
      <w:bookmarkStart w:id="135" w:name="_Toc507449678"/>
      <w:bookmarkStart w:id="136" w:name="_Toc507452894"/>
      <w:bookmarkStart w:id="137" w:name="_Toc507453168"/>
      <w:r>
        <w:rPr>
          <w:rFonts w:hint="eastAsia"/>
        </w:rPr>
        <w:t>7．</w:t>
      </w:r>
      <w:r w:rsidR="00F34C74">
        <w:rPr>
          <w:rFonts w:hint="eastAsia"/>
        </w:rPr>
        <w:t>团队战略</w:t>
      </w:r>
      <w:bookmarkEnd w:id="135"/>
      <w:bookmarkEnd w:id="136"/>
      <w:bookmarkEnd w:id="137"/>
    </w:p>
    <w:p w14:paraId="4B7461F2" w14:textId="57C4AF40" w:rsidR="003D6B97" w:rsidRPr="00BF4E53" w:rsidRDefault="00964A06" w:rsidP="006F6F12">
      <w:pPr>
        <w:pStyle w:val="2"/>
        <w:spacing w:before="163" w:after="163"/>
        <w:rPr>
          <w:b/>
        </w:rPr>
      </w:pPr>
      <w:bookmarkStart w:id="138" w:name="_Toc507449679"/>
      <w:bookmarkStart w:id="139" w:name="_Toc507452895"/>
      <w:bookmarkStart w:id="140" w:name="_Toc507453169"/>
      <w:r>
        <w:rPr>
          <w:rFonts w:hint="eastAsia"/>
        </w:rPr>
        <w:t xml:space="preserve">7.1 </w:t>
      </w:r>
      <w:r w:rsidR="005A052F">
        <w:rPr>
          <w:rFonts w:hint="eastAsia"/>
        </w:rPr>
        <w:t>总体战略</w:t>
      </w:r>
      <w:bookmarkEnd w:id="138"/>
      <w:bookmarkEnd w:id="139"/>
      <w:bookmarkEnd w:id="140"/>
    </w:p>
    <w:p w14:paraId="524FE1C3" w14:textId="6DC61A41" w:rsidR="003D6B97" w:rsidRDefault="005A052F" w:rsidP="003D6B97">
      <w:pPr>
        <w:spacing w:line="360" w:lineRule="auto"/>
        <w:ind w:firstLine="420"/>
        <w:jc w:val="left"/>
        <w:rPr>
          <w:rFonts w:ascii="宋体" w:eastAsia="宋体" w:hAnsi="宋体"/>
        </w:rPr>
      </w:pPr>
      <w:r>
        <w:rPr>
          <w:rFonts w:ascii="宋体" w:eastAsia="宋体" w:hAnsi="宋体" w:hint="eastAsia"/>
        </w:rPr>
        <w:t>团队口号：</w:t>
      </w:r>
      <w:r w:rsidR="00F67B7D">
        <w:rPr>
          <w:rFonts w:ascii="宋体" w:eastAsia="宋体" w:hAnsi="宋体" w:hint="eastAsia"/>
        </w:rPr>
        <w:t>在知识的海洋里共同前行</w:t>
      </w:r>
    </w:p>
    <w:p w14:paraId="35FEAB86" w14:textId="0A444585" w:rsidR="005A052F" w:rsidRDefault="005A052F" w:rsidP="003D6B97">
      <w:pPr>
        <w:spacing w:line="360" w:lineRule="auto"/>
        <w:ind w:firstLine="420"/>
        <w:jc w:val="left"/>
        <w:rPr>
          <w:rFonts w:ascii="宋体" w:eastAsia="宋体" w:hAnsi="宋体"/>
        </w:rPr>
      </w:pPr>
      <w:r>
        <w:rPr>
          <w:rFonts w:ascii="宋体" w:eastAsia="宋体" w:hAnsi="宋体" w:hint="eastAsia"/>
        </w:rPr>
        <w:t>团队宗旨：</w:t>
      </w:r>
      <w:r w:rsidR="004B3232">
        <w:rPr>
          <w:rFonts w:ascii="宋体" w:eastAsia="宋体" w:hAnsi="宋体" w:hint="eastAsia"/>
        </w:rPr>
        <w:t>以用户为中心</w:t>
      </w:r>
    </w:p>
    <w:p w14:paraId="6FFECC36" w14:textId="32076F44" w:rsidR="005A052F" w:rsidRDefault="005A052F" w:rsidP="003D6B97">
      <w:pPr>
        <w:spacing w:line="360" w:lineRule="auto"/>
        <w:ind w:firstLine="420"/>
        <w:jc w:val="left"/>
        <w:rPr>
          <w:rFonts w:ascii="宋体" w:eastAsia="宋体" w:hAnsi="宋体"/>
        </w:rPr>
      </w:pPr>
      <w:r>
        <w:rPr>
          <w:rFonts w:ascii="宋体" w:eastAsia="宋体" w:hAnsi="宋体" w:hint="eastAsia"/>
        </w:rPr>
        <w:t>团队文化：</w:t>
      </w:r>
      <w:r w:rsidR="00BE1982">
        <w:rPr>
          <w:rFonts w:ascii="宋体" w:eastAsia="宋体" w:hAnsi="宋体" w:hint="eastAsia"/>
        </w:rPr>
        <w:t>科技引领发展，</w:t>
      </w:r>
      <w:r w:rsidR="00DE31BE">
        <w:rPr>
          <w:rFonts w:ascii="宋体" w:eastAsia="宋体" w:hAnsi="宋体" w:hint="eastAsia"/>
        </w:rPr>
        <w:t>合作</w:t>
      </w:r>
      <w:r w:rsidR="005774A2">
        <w:rPr>
          <w:rFonts w:ascii="宋体" w:eastAsia="宋体" w:hAnsi="宋体" w:hint="eastAsia"/>
        </w:rPr>
        <w:t>推进前进</w:t>
      </w:r>
    </w:p>
    <w:p w14:paraId="40D8F967" w14:textId="3B72DBC8" w:rsidR="005A052F" w:rsidRPr="003A7F70" w:rsidRDefault="005A052F" w:rsidP="003D6B97">
      <w:pPr>
        <w:spacing w:line="360" w:lineRule="auto"/>
        <w:ind w:firstLine="420"/>
        <w:jc w:val="left"/>
        <w:rPr>
          <w:rFonts w:ascii="宋体" w:eastAsia="宋体" w:hAnsi="宋体"/>
        </w:rPr>
      </w:pPr>
      <w:r>
        <w:rPr>
          <w:rFonts w:ascii="宋体" w:eastAsia="宋体" w:hAnsi="宋体" w:hint="eastAsia"/>
        </w:rPr>
        <w:t>战略目标：</w:t>
      </w:r>
      <w:r w:rsidR="00A65241">
        <w:rPr>
          <w:rFonts w:ascii="宋体" w:eastAsia="宋体" w:hAnsi="宋体" w:hint="eastAsia"/>
        </w:rPr>
        <w:t>实现高校线上学习分享UGC平台</w:t>
      </w:r>
      <w:r w:rsidR="002C66FF">
        <w:rPr>
          <w:rFonts w:ascii="宋体" w:eastAsia="宋体" w:hAnsi="宋体" w:hint="eastAsia"/>
        </w:rPr>
        <w:t>第一品牌</w:t>
      </w:r>
    </w:p>
    <w:p w14:paraId="5D94E794" w14:textId="7AD3A787" w:rsidR="003D6B97" w:rsidRPr="00BF4E53" w:rsidRDefault="00964A06" w:rsidP="006F6F12">
      <w:pPr>
        <w:pStyle w:val="2"/>
        <w:spacing w:before="163" w:after="163"/>
      </w:pPr>
      <w:bookmarkStart w:id="141" w:name="_Toc507449680"/>
      <w:bookmarkStart w:id="142" w:name="_Toc507452896"/>
      <w:bookmarkStart w:id="143" w:name="_Toc507453170"/>
      <w:r>
        <w:rPr>
          <w:rFonts w:hint="eastAsia"/>
        </w:rPr>
        <w:lastRenderedPageBreak/>
        <w:t xml:space="preserve">7.2 </w:t>
      </w:r>
      <w:r w:rsidR="00911AC1">
        <w:rPr>
          <w:rFonts w:hint="eastAsia"/>
        </w:rPr>
        <w:t>发展战略</w:t>
      </w:r>
      <w:bookmarkEnd w:id="141"/>
      <w:bookmarkEnd w:id="142"/>
      <w:bookmarkEnd w:id="143"/>
    </w:p>
    <w:p w14:paraId="11F500C4" w14:textId="74BC61D8" w:rsidR="00F34C74" w:rsidRDefault="00964A06" w:rsidP="006F6F12">
      <w:pPr>
        <w:pStyle w:val="me"/>
        <w:spacing w:before="163" w:after="163"/>
      </w:pPr>
      <w:bookmarkStart w:id="144" w:name="_Toc507449681"/>
      <w:bookmarkStart w:id="145" w:name="_Toc507452897"/>
      <w:bookmarkStart w:id="146" w:name="_Toc507453171"/>
      <w:r>
        <w:rPr>
          <w:rFonts w:hint="eastAsia"/>
        </w:rPr>
        <w:t xml:space="preserve">7.2.1 </w:t>
      </w:r>
      <w:r w:rsidR="00D442C8" w:rsidRPr="00D442C8">
        <w:rPr>
          <w:rFonts w:hint="eastAsia"/>
        </w:rPr>
        <w:t>近期发展目标</w:t>
      </w:r>
      <w:r w:rsidR="00D442C8" w:rsidRPr="00D442C8">
        <w:rPr>
          <w:rFonts w:hint="eastAsia"/>
        </w:rPr>
        <w:t>(1-2</w:t>
      </w:r>
      <w:r w:rsidR="00D442C8" w:rsidRPr="00D442C8">
        <w:rPr>
          <w:rFonts w:hint="eastAsia"/>
        </w:rPr>
        <w:t>年</w:t>
      </w:r>
      <w:r w:rsidR="00D442C8" w:rsidRPr="00D442C8">
        <w:rPr>
          <w:rFonts w:hint="eastAsia"/>
        </w:rPr>
        <w:t>)</w:t>
      </w:r>
      <w:bookmarkEnd w:id="144"/>
      <w:bookmarkEnd w:id="145"/>
      <w:bookmarkEnd w:id="146"/>
    </w:p>
    <w:p w14:paraId="6EBA22CC" w14:textId="30498B02" w:rsidR="00E34693" w:rsidRDefault="002A6211" w:rsidP="00E34693">
      <w:pPr>
        <w:spacing w:line="360" w:lineRule="auto"/>
        <w:ind w:firstLine="420"/>
        <w:rPr>
          <w:rFonts w:ascii="宋体" w:eastAsia="宋体" w:hAnsi="宋体"/>
        </w:rPr>
      </w:pPr>
      <w:r>
        <w:rPr>
          <w:rFonts w:ascii="宋体" w:eastAsia="宋体" w:hAnsi="宋体" w:hint="eastAsia"/>
        </w:rPr>
        <w:t>在北京市高校间发展</w:t>
      </w:r>
      <w:proofErr w:type="spellStart"/>
      <w:r>
        <w:rPr>
          <w:rFonts w:ascii="宋体" w:eastAsia="宋体" w:hAnsi="宋体" w:hint="eastAsia"/>
        </w:rPr>
        <w:t>iCourse</w:t>
      </w:r>
      <w:proofErr w:type="spellEnd"/>
      <w:r>
        <w:rPr>
          <w:rFonts w:ascii="宋体" w:eastAsia="宋体" w:hAnsi="宋体" w:hint="eastAsia"/>
        </w:rPr>
        <w:t>课程资源贡献平台的开发和市场推广。</w:t>
      </w:r>
      <w:r w:rsidR="005717A1">
        <w:rPr>
          <w:rFonts w:ascii="宋体" w:eastAsia="宋体" w:hAnsi="宋体" w:hint="eastAsia"/>
        </w:rPr>
        <w:t>以北航为起点，摸索高校</w:t>
      </w:r>
      <w:r w:rsidR="003D1670">
        <w:rPr>
          <w:rFonts w:ascii="宋体" w:eastAsia="宋体" w:hAnsi="宋体" w:hint="eastAsia"/>
        </w:rPr>
        <w:t>平台的推广模式与营销策略，并逐渐辐射到全国市场。</w:t>
      </w:r>
      <w:r w:rsidR="00C8313C">
        <w:rPr>
          <w:rFonts w:ascii="宋体" w:eastAsia="宋体" w:hAnsi="宋体" w:hint="eastAsia"/>
        </w:rPr>
        <w:t>目标客户群是北京高校学生。</w:t>
      </w:r>
      <w:r w:rsidR="00D02312">
        <w:rPr>
          <w:rFonts w:ascii="宋体" w:eastAsia="宋体" w:hAnsi="宋体" w:hint="eastAsia"/>
        </w:rPr>
        <w:t>并通过多元化的途径来进行线上的宣传，</w:t>
      </w:r>
      <w:r w:rsidR="009A7C54">
        <w:rPr>
          <w:rFonts w:ascii="宋体" w:eastAsia="宋体" w:hAnsi="宋体" w:hint="eastAsia"/>
        </w:rPr>
        <w:t>在多应用商店进行推广，在高校</w:t>
      </w:r>
      <w:r w:rsidR="002F768A">
        <w:rPr>
          <w:rFonts w:ascii="宋体" w:eastAsia="宋体" w:hAnsi="宋体" w:hint="eastAsia"/>
        </w:rPr>
        <w:t>间举办活动等，</w:t>
      </w:r>
      <w:r w:rsidR="00977D47">
        <w:rPr>
          <w:rFonts w:ascii="宋体" w:eastAsia="宋体" w:hAnsi="宋体" w:hint="eastAsia"/>
        </w:rPr>
        <w:t>来吸引</w:t>
      </w:r>
      <w:r w:rsidR="008F27DF">
        <w:rPr>
          <w:rFonts w:ascii="宋体" w:eastAsia="宋体" w:hAnsi="宋体" w:hint="eastAsia"/>
        </w:rPr>
        <w:t>新</w:t>
      </w:r>
      <w:r w:rsidR="00977D47">
        <w:rPr>
          <w:rFonts w:ascii="宋体" w:eastAsia="宋体" w:hAnsi="宋体" w:hint="eastAsia"/>
        </w:rPr>
        <w:t>用户。</w:t>
      </w:r>
      <w:r w:rsidR="00256418">
        <w:rPr>
          <w:rFonts w:ascii="宋体" w:eastAsia="宋体" w:hAnsi="宋体" w:hint="eastAsia"/>
        </w:rPr>
        <w:t>在吸引了新用户之后，我们会</w:t>
      </w:r>
      <w:r w:rsidR="00260663">
        <w:rPr>
          <w:rFonts w:ascii="宋体" w:eastAsia="宋体" w:hAnsi="宋体" w:hint="eastAsia"/>
        </w:rPr>
        <w:t>努力</w:t>
      </w:r>
      <w:r w:rsidR="00C83C13">
        <w:rPr>
          <w:rFonts w:ascii="宋体" w:eastAsia="宋体" w:hAnsi="宋体" w:hint="eastAsia"/>
        </w:rPr>
        <w:t>培养用户的忠诚度，来加强用户粘性。比如</w:t>
      </w:r>
      <w:r w:rsidR="0094709B">
        <w:rPr>
          <w:rFonts w:ascii="宋体" w:eastAsia="宋体" w:hAnsi="宋体" w:hint="eastAsia"/>
        </w:rPr>
        <w:t>推出多界面的网站，比如金币的奖励制度等等。此外，我们还会不断发展新的业务，</w:t>
      </w:r>
      <w:r w:rsidR="00230718">
        <w:rPr>
          <w:rFonts w:ascii="宋体" w:eastAsia="宋体" w:hAnsi="宋体" w:hint="eastAsia"/>
        </w:rPr>
        <w:t>来升级产品。</w:t>
      </w:r>
    </w:p>
    <w:p w14:paraId="6DFAB0CA" w14:textId="6E840F00" w:rsidR="00C8313C" w:rsidRPr="00D442C8" w:rsidRDefault="005067D4" w:rsidP="00E34693">
      <w:pPr>
        <w:spacing w:line="360" w:lineRule="auto"/>
        <w:ind w:firstLine="420"/>
        <w:rPr>
          <w:rFonts w:ascii="黑体" w:eastAsia="黑体" w:hAnsi="黑体"/>
          <w:b/>
        </w:rPr>
      </w:pPr>
      <w:r>
        <w:rPr>
          <w:rFonts w:ascii="宋体" w:eastAsia="宋体" w:hAnsi="宋体" w:hint="eastAsia"/>
        </w:rPr>
        <w:t>目标：形成</w:t>
      </w:r>
      <w:r w:rsidR="00803F53">
        <w:rPr>
          <w:rFonts w:ascii="宋体" w:eastAsia="宋体" w:hAnsi="宋体" w:hint="eastAsia"/>
        </w:rPr>
        <w:t>课程资源共享平台的科技公司的出行，</w:t>
      </w:r>
      <w:r w:rsidR="000F4679">
        <w:rPr>
          <w:rFonts w:ascii="宋体" w:eastAsia="宋体" w:hAnsi="宋体" w:hint="eastAsia"/>
        </w:rPr>
        <w:t>为团队接下来的进一步发展奠定基础。将从以下五个方面去发展：市场分析与产品调研，</w:t>
      </w:r>
      <w:r w:rsidR="00405C27">
        <w:rPr>
          <w:rFonts w:ascii="宋体" w:eastAsia="宋体" w:hAnsi="宋体" w:hint="eastAsia"/>
        </w:rPr>
        <w:t>核心功能开发与市场</w:t>
      </w:r>
      <w:r w:rsidR="0099116D">
        <w:rPr>
          <w:rFonts w:ascii="宋体" w:eastAsia="宋体" w:hAnsi="宋体" w:hint="eastAsia"/>
        </w:rPr>
        <w:t>推广，团队制度完善，公司管理，组织结构成型。</w:t>
      </w:r>
    </w:p>
    <w:p w14:paraId="1E915D4A" w14:textId="2B80CA67" w:rsidR="00985A34" w:rsidRDefault="00964A06" w:rsidP="006F6F12">
      <w:pPr>
        <w:pStyle w:val="me"/>
        <w:spacing w:before="163" w:after="163"/>
      </w:pPr>
      <w:bookmarkStart w:id="147" w:name="_Toc507449682"/>
      <w:bookmarkStart w:id="148" w:name="_Toc507452898"/>
      <w:bookmarkStart w:id="149" w:name="_Toc507453172"/>
      <w:r>
        <w:rPr>
          <w:rFonts w:hint="eastAsia"/>
        </w:rPr>
        <w:t>7.2.</w:t>
      </w:r>
      <w:r w:rsidR="00985A34">
        <w:rPr>
          <w:rFonts w:hint="eastAsia"/>
        </w:rPr>
        <w:t>2</w:t>
      </w:r>
      <w:r>
        <w:rPr>
          <w:rFonts w:hint="eastAsia"/>
        </w:rPr>
        <w:t xml:space="preserve"> </w:t>
      </w:r>
      <w:r w:rsidR="00985A34">
        <w:rPr>
          <w:rFonts w:hint="eastAsia"/>
        </w:rPr>
        <w:t>中期发展计划</w:t>
      </w:r>
      <w:r w:rsidR="00985A34" w:rsidRPr="00D442C8">
        <w:rPr>
          <w:rFonts w:hint="eastAsia"/>
        </w:rPr>
        <w:t>(</w:t>
      </w:r>
      <w:r w:rsidR="00985A34">
        <w:rPr>
          <w:rFonts w:hint="eastAsia"/>
        </w:rPr>
        <w:t>3-5</w:t>
      </w:r>
      <w:r w:rsidR="00985A34" w:rsidRPr="00D442C8">
        <w:rPr>
          <w:rFonts w:hint="eastAsia"/>
        </w:rPr>
        <w:t>年</w:t>
      </w:r>
      <w:r w:rsidR="00985A34" w:rsidRPr="00D442C8">
        <w:rPr>
          <w:rFonts w:hint="eastAsia"/>
        </w:rPr>
        <w:t>)</w:t>
      </w:r>
      <w:bookmarkEnd w:id="147"/>
      <w:bookmarkEnd w:id="148"/>
      <w:bookmarkEnd w:id="149"/>
    </w:p>
    <w:p w14:paraId="598E27DC" w14:textId="3085CE4C" w:rsidR="0060476E" w:rsidRPr="00BB0896" w:rsidRDefault="002271C6" w:rsidP="00BB0896">
      <w:pPr>
        <w:spacing w:line="360" w:lineRule="auto"/>
        <w:ind w:firstLine="420"/>
        <w:rPr>
          <w:rFonts w:ascii="宋体" w:eastAsia="宋体" w:hAnsi="宋体"/>
        </w:rPr>
      </w:pPr>
      <w:r>
        <w:rPr>
          <w:rFonts w:ascii="宋体" w:eastAsia="宋体" w:hAnsi="宋体" w:hint="eastAsia"/>
        </w:rPr>
        <w:t>采取多种形式来进行融资，</w:t>
      </w:r>
      <w:proofErr w:type="gramStart"/>
      <w:r w:rsidR="00B60676">
        <w:rPr>
          <w:rFonts w:ascii="宋体" w:eastAsia="宋体" w:hAnsi="宋体" w:hint="eastAsia"/>
        </w:rPr>
        <w:t>成立</w:t>
      </w:r>
      <w:r w:rsidR="00D43188">
        <w:rPr>
          <w:rFonts w:ascii="宋体" w:eastAsia="宋体" w:hAnsi="宋体" w:hint="eastAsia"/>
        </w:rPr>
        <w:t>众学科技</w:t>
      </w:r>
      <w:proofErr w:type="gramEnd"/>
      <w:r w:rsidR="00D43188">
        <w:rPr>
          <w:rFonts w:ascii="宋体" w:eastAsia="宋体" w:hAnsi="宋体" w:hint="eastAsia"/>
        </w:rPr>
        <w:t>有限公司</w:t>
      </w:r>
      <w:r w:rsidR="0060476E">
        <w:rPr>
          <w:rFonts w:ascii="宋体" w:eastAsia="宋体" w:hAnsi="宋体" w:hint="eastAsia"/>
        </w:rPr>
        <w:t>。</w:t>
      </w:r>
      <w:r w:rsidR="00E07C5C">
        <w:rPr>
          <w:rFonts w:ascii="宋体" w:eastAsia="宋体" w:hAnsi="宋体" w:hint="eastAsia"/>
        </w:rPr>
        <w:t>在短时间内，实现</w:t>
      </w:r>
      <w:r w:rsidR="00B733B0">
        <w:rPr>
          <w:rFonts w:ascii="宋体" w:eastAsia="宋体" w:hAnsi="宋体" w:hint="eastAsia"/>
        </w:rPr>
        <w:t>业务的扩张，从北京地区想其它各地区进行发展，</w:t>
      </w:r>
      <w:r w:rsidR="00CA7B13">
        <w:rPr>
          <w:rFonts w:ascii="宋体" w:eastAsia="宋体" w:hAnsi="宋体" w:hint="eastAsia"/>
        </w:rPr>
        <w:t>同时着力于</w:t>
      </w:r>
      <w:r w:rsidR="00BB0896">
        <w:rPr>
          <w:rFonts w:ascii="宋体" w:eastAsia="宋体" w:hAnsi="宋体" w:hint="eastAsia"/>
        </w:rPr>
        <w:t>以</w:t>
      </w:r>
      <w:r w:rsidR="00CA7B13">
        <w:rPr>
          <w:rFonts w:ascii="宋体" w:eastAsia="宋体" w:hAnsi="宋体" w:hint="eastAsia"/>
        </w:rPr>
        <w:t>下几个方面的建设：市场扩展、</w:t>
      </w:r>
      <w:r w:rsidR="0039351F">
        <w:rPr>
          <w:rFonts w:ascii="宋体" w:eastAsia="宋体" w:hAnsi="宋体" w:hint="eastAsia"/>
        </w:rPr>
        <w:t>业务创新、</w:t>
      </w:r>
      <w:r w:rsidR="000C34EB">
        <w:rPr>
          <w:rFonts w:ascii="宋体" w:eastAsia="宋体" w:hAnsi="宋体" w:hint="eastAsia"/>
        </w:rPr>
        <w:t>公司提高管理水平</w:t>
      </w:r>
      <w:r w:rsidR="00BB0896">
        <w:rPr>
          <w:rFonts w:ascii="宋体" w:eastAsia="宋体" w:hAnsi="宋体" w:hint="eastAsia"/>
        </w:rPr>
        <w:t>、分公司的建设。</w:t>
      </w:r>
    </w:p>
    <w:p w14:paraId="49B499E1" w14:textId="7E775624" w:rsidR="00985A34" w:rsidRDefault="00964A06" w:rsidP="006F6F12">
      <w:pPr>
        <w:pStyle w:val="me"/>
        <w:spacing w:before="163" w:after="163"/>
      </w:pPr>
      <w:bookmarkStart w:id="150" w:name="_Toc507449683"/>
      <w:bookmarkStart w:id="151" w:name="_Toc507452899"/>
      <w:bookmarkStart w:id="152" w:name="_Toc507453173"/>
      <w:r>
        <w:rPr>
          <w:rFonts w:hint="eastAsia"/>
        </w:rPr>
        <w:t>7.2.</w:t>
      </w:r>
      <w:r w:rsidR="00985A34">
        <w:rPr>
          <w:rFonts w:hint="eastAsia"/>
        </w:rPr>
        <w:t>3</w:t>
      </w:r>
      <w:r>
        <w:rPr>
          <w:rFonts w:hint="eastAsia"/>
        </w:rPr>
        <w:t xml:space="preserve"> </w:t>
      </w:r>
      <w:r w:rsidR="00823413">
        <w:rPr>
          <w:rFonts w:hint="eastAsia"/>
        </w:rPr>
        <w:t>长期发展计划</w:t>
      </w:r>
      <w:r w:rsidR="00985A34" w:rsidRPr="00D442C8">
        <w:rPr>
          <w:rFonts w:hint="eastAsia"/>
        </w:rPr>
        <w:t>(</w:t>
      </w:r>
      <w:r w:rsidR="00985A34">
        <w:rPr>
          <w:rFonts w:hint="eastAsia"/>
        </w:rPr>
        <w:t>5-10</w:t>
      </w:r>
      <w:r w:rsidR="00985A34" w:rsidRPr="00D442C8">
        <w:rPr>
          <w:rFonts w:hint="eastAsia"/>
        </w:rPr>
        <w:t>年</w:t>
      </w:r>
      <w:r w:rsidR="00985A34" w:rsidRPr="00D442C8">
        <w:rPr>
          <w:rFonts w:hint="eastAsia"/>
        </w:rPr>
        <w:t>)</w:t>
      </w:r>
      <w:bookmarkEnd w:id="150"/>
      <w:bookmarkEnd w:id="151"/>
      <w:bookmarkEnd w:id="152"/>
    </w:p>
    <w:p w14:paraId="6F0BC416" w14:textId="2808D2F9" w:rsidR="00F34C74" w:rsidRPr="006C3951" w:rsidRDefault="003B5A4A" w:rsidP="006C3951">
      <w:pPr>
        <w:spacing w:line="360" w:lineRule="auto"/>
        <w:ind w:firstLine="420"/>
        <w:rPr>
          <w:rFonts w:ascii="黑体" w:eastAsia="黑体" w:hAnsi="黑体"/>
          <w:b/>
        </w:rPr>
      </w:pPr>
      <w:r>
        <w:rPr>
          <w:rFonts w:ascii="宋体" w:eastAsia="宋体" w:hAnsi="宋体" w:hint="eastAsia"/>
        </w:rPr>
        <w:t>利用之前积累的资本与用户流量，</w:t>
      </w:r>
      <w:r w:rsidR="00380A7E">
        <w:rPr>
          <w:rFonts w:ascii="宋体" w:eastAsia="宋体" w:hAnsi="宋体" w:hint="eastAsia"/>
        </w:rPr>
        <w:t>进一步创新推广新的业务，并将市场向中小学学校</w:t>
      </w:r>
      <w:r w:rsidR="00E15F57">
        <w:rPr>
          <w:rFonts w:ascii="宋体" w:eastAsia="宋体" w:hAnsi="宋体" w:hint="eastAsia"/>
        </w:rPr>
        <w:t>迈进。</w:t>
      </w:r>
      <w:r w:rsidR="00F01015">
        <w:rPr>
          <w:rFonts w:ascii="宋体" w:eastAsia="宋体" w:hAnsi="宋体" w:hint="eastAsia"/>
        </w:rPr>
        <w:t>利用</w:t>
      </w:r>
      <w:r w:rsidR="006D1929">
        <w:rPr>
          <w:rFonts w:ascii="宋体" w:eastAsia="宋体" w:hAnsi="宋体" w:hint="eastAsia"/>
        </w:rPr>
        <w:t>市场空白期、更新速度等优势，快速地去占领市场，</w:t>
      </w:r>
      <w:r w:rsidR="00671D27">
        <w:rPr>
          <w:rFonts w:ascii="宋体" w:eastAsia="宋体" w:hAnsi="宋体" w:hint="eastAsia"/>
        </w:rPr>
        <w:t>并在时机成熟的时候与其它大公司进行合作，</w:t>
      </w:r>
      <w:r w:rsidR="00476773">
        <w:rPr>
          <w:rFonts w:ascii="宋体" w:eastAsia="宋体" w:hAnsi="宋体" w:hint="eastAsia"/>
        </w:rPr>
        <w:t>一是可以将我们用户的流量数据与其它产品进行互通合作，而是我们也可以</w:t>
      </w:r>
      <w:r w:rsidR="002D309E">
        <w:rPr>
          <w:rFonts w:ascii="宋体" w:eastAsia="宋体" w:hAnsi="宋体" w:hint="eastAsia"/>
        </w:rPr>
        <w:t>与国内一流软件公司进行开发合作，开展大规模的国内开发活动。</w:t>
      </w:r>
      <w:r w:rsidR="00284332">
        <w:rPr>
          <w:rFonts w:ascii="宋体" w:eastAsia="宋体" w:hAnsi="宋体" w:hint="eastAsia"/>
        </w:rPr>
        <w:t>通过企业合作</w:t>
      </w:r>
      <w:r w:rsidR="00333BFB">
        <w:rPr>
          <w:rFonts w:ascii="宋体" w:eastAsia="宋体" w:hAnsi="宋体" w:hint="eastAsia"/>
        </w:rPr>
        <w:t>与大规模的</w:t>
      </w:r>
      <w:r w:rsidR="00284332">
        <w:rPr>
          <w:rFonts w:ascii="宋体" w:eastAsia="宋体" w:hAnsi="宋体" w:hint="eastAsia"/>
        </w:rPr>
        <w:t>用户群，最终形成国内的</w:t>
      </w:r>
      <w:r w:rsidR="00333BFB">
        <w:rPr>
          <w:rFonts w:ascii="宋体" w:eastAsia="宋体" w:hAnsi="宋体" w:hint="eastAsia"/>
        </w:rPr>
        <w:t>第</w:t>
      </w:r>
      <w:proofErr w:type="gramStart"/>
      <w:r w:rsidR="00333BFB">
        <w:rPr>
          <w:rFonts w:ascii="宋体" w:eastAsia="宋体" w:hAnsi="宋体" w:hint="eastAsia"/>
        </w:rPr>
        <w:t>一家</w:t>
      </w:r>
      <w:r w:rsidR="00284332">
        <w:rPr>
          <w:rFonts w:ascii="宋体" w:eastAsia="宋体" w:hAnsi="宋体" w:hint="eastAsia"/>
        </w:rPr>
        <w:t>线</w:t>
      </w:r>
      <w:proofErr w:type="gramEnd"/>
      <w:r w:rsidR="00284332">
        <w:rPr>
          <w:rFonts w:ascii="宋体" w:eastAsia="宋体" w:hAnsi="宋体" w:hint="eastAsia"/>
        </w:rPr>
        <w:t>上学习</w:t>
      </w:r>
      <w:r w:rsidR="00333BFB">
        <w:rPr>
          <w:rFonts w:ascii="宋体" w:eastAsia="宋体" w:hAnsi="宋体" w:hint="eastAsia"/>
        </w:rPr>
        <w:t>分享的UGC平台</w:t>
      </w:r>
      <w:r w:rsidR="004D7C83">
        <w:rPr>
          <w:rFonts w:ascii="宋体" w:eastAsia="宋体" w:hAnsi="宋体" w:hint="eastAsia"/>
        </w:rPr>
        <w:t>的产业</w:t>
      </w:r>
      <w:r w:rsidR="00333BFB">
        <w:rPr>
          <w:rFonts w:ascii="宋体" w:eastAsia="宋体" w:hAnsi="宋体" w:hint="eastAsia"/>
        </w:rPr>
        <w:t>。</w:t>
      </w:r>
    </w:p>
    <w:p w14:paraId="74BA4B22" w14:textId="4330A7ED" w:rsidR="00F94087" w:rsidRPr="00BF4E53" w:rsidRDefault="00964A06" w:rsidP="006F6F12">
      <w:pPr>
        <w:pStyle w:val="1"/>
      </w:pPr>
      <w:bookmarkStart w:id="153" w:name="_Toc507449684"/>
      <w:bookmarkStart w:id="154" w:name="_Toc507452900"/>
      <w:bookmarkStart w:id="155" w:name="_Toc507453174"/>
      <w:r>
        <w:rPr>
          <w:rFonts w:hint="eastAsia"/>
        </w:rPr>
        <w:t>8.</w:t>
      </w:r>
      <w:r w:rsidR="00F94087" w:rsidRPr="00BF4E53">
        <w:rPr>
          <w:rFonts w:hint="eastAsia"/>
        </w:rPr>
        <w:t>法律保护管理</w:t>
      </w:r>
      <w:bookmarkEnd w:id="153"/>
      <w:bookmarkEnd w:id="154"/>
      <w:bookmarkEnd w:id="155"/>
    </w:p>
    <w:p w14:paraId="224CF624" w14:textId="6F596D7F" w:rsidR="00CF759C" w:rsidRPr="00BF4E53" w:rsidRDefault="00964A06" w:rsidP="006F6F12">
      <w:pPr>
        <w:pStyle w:val="2"/>
        <w:spacing w:before="163" w:after="163"/>
        <w:rPr>
          <w:b/>
        </w:rPr>
      </w:pPr>
      <w:bookmarkStart w:id="156" w:name="_Toc507449685"/>
      <w:bookmarkStart w:id="157" w:name="_Toc507452901"/>
      <w:bookmarkStart w:id="158" w:name="_Toc507453175"/>
      <w:r>
        <w:rPr>
          <w:rFonts w:hint="eastAsia"/>
        </w:rPr>
        <w:t xml:space="preserve">8.1 </w:t>
      </w:r>
      <w:r w:rsidR="00CF759C" w:rsidRPr="00BF4E53">
        <w:rPr>
          <w:rFonts w:hint="eastAsia"/>
        </w:rPr>
        <w:t>版权说明</w:t>
      </w:r>
      <w:bookmarkEnd w:id="156"/>
      <w:bookmarkEnd w:id="157"/>
      <w:bookmarkEnd w:id="158"/>
    </w:p>
    <w:p w14:paraId="1B4EE694" w14:textId="21E54859" w:rsidR="00DF3021" w:rsidRPr="003A7F70" w:rsidRDefault="001A462B" w:rsidP="00BB7490">
      <w:pPr>
        <w:spacing w:line="360" w:lineRule="auto"/>
        <w:ind w:firstLine="420"/>
        <w:jc w:val="left"/>
        <w:rPr>
          <w:rFonts w:ascii="宋体" w:eastAsia="宋体" w:hAnsi="宋体"/>
        </w:rPr>
      </w:pPr>
      <w:r w:rsidRPr="003A7F70">
        <w:rPr>
          <w:rFonts w:ascii="宋体" w:eastAsia="宋体" w:hAnsi="宋体" w:hint="eastAsia"/>
        </w:rPr>
        <w:t>我们</w:t>
      </w:r>
      <w:r w:rsidR="00DF3021" w:rsidRPr="003A7F70">
        <w:rPr>
          <w:rFonts w:ascii="宋体" w:eastAsia="宋体" w:hAnsi="宋体" w:hint="eastAsia"/>
        </w:rPr>
        <w:t>为规范</w:t>
      </w:r>
      <w:r w:rsidR="000636D0" w:rsidRPr="003A7F70">
        <w:rPr>
          <w:rFonts w:ascii="宋体" w:eastAsia="宋体" w:hAnsi="宋体" w:hint="eastAsia"/>
        </w:rPr>
        <w:t>资源共享</w:t>
      </w:r>
      <w:r w:rsidR="00DF3021" w:rsidRPr="003A7F70">
        <w:rPr>
          <w:rFonts w:ascii="宋体" w:eastAsia="宋体" w:hAnsi="宋体" w:hint="eastAsia"/>
        </w:rPr>
        <w:t>秩序，根据《中华人民共和国著作</w:t>
      </w:r>
      <w:r w:rsidR="00326007" w:rsidRPr="003A7F70">
        <w:rPr>
          <w:rFonts w:ascii="宋体" w:eastAsia="宋体" w:hAnsi="宋体" w:hint="eastAsia"/>
        </w:rPr>
        <w:t>权法》、《信息网络</w:t>
      </w:r>
      <w:r w:rsidR="00326007" w:rsidRPr="003A7F70">
        <w:rPr>
          <w:rFonts w:ascii="宋体" w:eastAsia="宋体" w:hAnsi="宋体" w:hint="eastAsia"/>
        </w:rPr>
        <w:lastRenderedPageBreak/>
        <w:t>传播权保护条例》等规定，现就有关事项声明如下：</w:t>
      </w:r>
      <w:r w:rsidR="00DF3021" w:rsidRPr="003A7F70">
        <w:rPr>
          <w:rFonts w:ascii="宋体" w:eastAsia="宋体" w:hAnsi="宋体" w:hint="eastAsia"/>
        </w:rPr>
        <w:t xml:space="preserve">  </w:t>
      </w:r>
    </w:p>
    <w:p w14:paraId="3CF06F9E" w14:textId="5EBBA301" w:rsidR="00DF3021"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第一，</w:t>
      </w:r>
      <w:r w:rsidR="00DF3021" w:rsidRPr="003A7F70">
        <w:rPr>
          <w:rFonts w:ascii="宋体" w:eastAsia="宋体" w:hAnsi="宋体" w:hint="eastAsia"/>
        </w:rPr>
        <w:t>凡</w:t>
      </w:r>
      <w:r w:rsidR="00D13037" w:rsidRPr="003A7F70">
        <w:rPr>
          <w:rFonts w:ascii="宋体" w:eastAsia="宋体" w:hAnsi="宋体" w:hint="eastAsia"/>
        </w:rPr>
        <w:t>在</w:t>
      </w:r>
      <w:proofErr w:type="spellStart"/>
      <w:r w:rsidR="00D13037" w:rsidRPr="003A7F70">
        <w:rPr>
          <w:rFonts w:ascii="宋体" w:eastAsia="宋体" w:hAnsi="宋体" w:hint="eastAsia"/>
        </w:rPr>
        <w:t>iCourse</w:t>
      </w:r>
      <w:proofErr w:type="spellEnd"/>
      <w:r w:rsidR="00D13037" w:rsidRPr="003A7F70">
        <w:rPr>
          <w:rFonts w:ascii="宋体" w:eastAsia="宋体" w:hAnsi="宋体" w:hint="eastAsia"/>
        </w:rPr>
        <w:t>平台上传的资源</w:t>
      </w:r>
      <w:r w:rsidR="00DF3021" w:rsidRPr="003A7F70">
        <w:rPr>
          <w:rFonts w:ascii="宋体" w:eastAsia="宋体" w:hAnsi="宋体" w:hint="eastAsia"/>
        </w:rPr>
        <w:t>应当遵守著作权法律法规，合法使用、传播作品，履行著作权保护义务。</w:t>
      </w:r>
    </w:p>
    <w:p w14:paraId="16902A18" w14:textId="5E85551F" w:rsidR="005B46D8"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第二，</w:t>
      </w:r>
      <w:r w:rsidR="00F1772B" w:rsidRPr="003A7F70">
        <w:rPr>
          <w:rFonts w:ascii="宋体" w:eastAsia="宋体" w:hAnsi="宋体" w:hint="eastAsia"/>
        </w:rPr>
        <w:t>未经</w:t>
      </w:r>
      <w:r w:rsidR="00B32A9F" w:rsidRPr="003A7F70">
        <w:rPr>
          <w:rFonts w:ascii="宋体" w:eastAsia="宋体" w:hAnsi="宋体" w:hint="eastAsia"/>
        </w:rPr>
        <w:t>发布者本人以及平台开发者明确许可前，</w:t>
      </w:r>
      <w:r w:rsidR="005B46D8" w:rsidRPr="003A7F70">
        <w:rPr>
          <w:rFonts w:ascii="宋体" w:eastAsia="宋体" w:hAnsi="宋体" w:hint="eastAsia"/>
        </w:rPr>
        <w:t>用户保证不将已发表于本站的信息资料，以任何形式发布或</w:t>
      </w:r>
      <w:r w:rsidR="004113AB" w:rsidRPr="003A7F70">
        <w:rPr>
          <w:rFonts w:ascii="宋体" w:eastAsia="宋体" w:hAnsi="宋体" w:hint="eastAsia"/>
        </w:rPr>
        <w:t>授权其它网站（及媒体）使用。</w:t>
      </w:r>
      <w:r w:rsidR="00AB24B9" w:rsidRPr="003A7F70">
        <w:rPr>
          <w:rFonts w:ascii="宋体" w:eastAsia="宋体" w:hAnsi="宋体" w:hint="eastAsia"/>
        </w:rPr>
        <w:t>任何个人或集体不得以任何方式</w:t>
      </w:r>
      <w:r w:rsidR="0071538D" w:rsidRPr="003A7F70">
        <w:rPr>
          <w:rFonts w:ascii="宋体" w:eastAsia="宋体" w:hAnsi="宋体" w:hint="eastAsia"/>
        </w:rPr>
        <w:t>，</w:t>
      </w:r>
      <w:r w:rsidR="00AB24B9" w:rsidRPr="003A7F70">
        <w:rPr>
          <w:rFonts w:ascii="宋体" w:eastAsia="宋体" w:hAnsi="宋体" w:hint="eastAsia"/>
        </w:rPr>
        <w:t>以任何文字对本</w:t>
      </w:r>
      <w:proofErr w:type="gramStart"/>
      <w:r w:rsidR="00AB24B9" w:rsidRPr="003A7F70">
        <w:rPr>
          <w:rFonts w:ascii="宋体" w:eastAsia="宋体" w:hAnsi="宋体" w:hint="eastAsia"/>
        </w:rPr>
        <w:t>站资料</w:t>
      </w:r>
      <w:proofErr w:type="gramEnd"/>
      <w:r w:rsidR="00AB24B9" w:rsidRPr="003A7F70">
        <w:rPr>
          <w:rFonts w:ascii="宋体" w:eastAsia="宋体" w:hAnsi="宋体" w:hint="eastAsia"/>
        </w:rPr>
        <w:t>作全部和局部复制、转载、引用和链接。</w:t>
      </w:r>
      <w:r w:rsidR="004113AB" w:rsidRPr="003A7F70">
        <w:rPr>
          <w:rFonts w:ascii="宋体" w:eastAsia="宋体" w:hAnsi="宋体" w:hint="eastAsia"/>
        </w:rPr>
        <w:t>同时，本平台</w:t>
      </w:r>
      <w:r w:rsidR="005B46D8" w:rsidRPr="003A7F70">
        <w:rPr>
          <w:rFonts w:ascii="宋体" w:eastAsia="宋体" w:hAnsi="宋体" w:hint="eastAsia"/>
        </w:rPr>
        <w:t>保留删除</w:t>
      </w:r>
      <w:r w:rsidR="004113AB" w:rsidRPr="003A7F70">
        <w:rPr>
          <w:rFonts w:ascii="宋体" w:eastAsia="宋体" w:hAnsi="宋体" w:hint="eastAsia"/>
        </w:rPr>
        <w:t>网站</w:t>
      </w:r>
      <w:r w:rsidR="005B46D8" w:rsidRPr="003A7F70">
        <w:rPr>
          <w:rFonts w:ascii="宋体" w:eastAsia="宋体" w:hAnsi="宋体" w:hint="eastAsia"/>
        </w:rPr>
        <w:t>内各类不符合规定评论而不通知用户的权利。</w:t>
      </w:r>
    </w:p>
    <w:p w14:paraId="065F68FB" w14:textId="2C86E6BC" w:rsidR="00DF3021" w:rsidRPr="003A7F70" w:rsidRDefault="00E5145A" w:rsidP="00BB7490">
      <w:pPr>
        <w:spacing w:line="360" w:lineRule="auto"/>
        <w:ind w:firstLine="420"/>
        <w:jc w:val="left"/>
        <w:rPr>
          <w:rFonts w:ascii="宋体" w:eastAsia="宋体" w:hAnsi="宋体"/>
        </w:rPr>
      </w:pPr>
      <w:r w:rsidRPr="003A7F70">
        <w:rPr>
          <w:rFonts w:ascii="宋体" w:eastAsia="宋体" w:hAnsi="宋体" w:hint="eastAsia"/>
        </w:rPr>
        <w:t>第三，用户</w:t>
      </w:r>
      <w:r w:rsidR="00DF3021" w:rsidRPr="003A7F70">
        <w:rPr>
          <w:rFonts w:ascii="宋体" w:eastAsia="宋体" w:hAnsi="宋体" w:hint="eastAsia"/>
        </w:rPr>
        <w:t>应当遵守《信息网络传播权保护条例》关于“通知”的相关规定。</w:t>
      </w:r>
      <w:r w:rsidRPr="003A7F70">
        <w:rPr>
          <w:rFonts w:ascii="宋体" w:eastAsia="宋体" w:hAnsi="宋体" w:hint="eastAsia"/>
        </w:rPr>
        <w:t>同时，我们有权对您上</w:t>
      </w:r>
      <w:proofErr w:type="gramStart"/>
      <w:r w:rsidRPr="003A7F70">
        <w:rPr>
          <w:rFonts w:ascii="宋体" w:eastAsia="宋体" w:hAnsi="宋体" w:hint="eastAsia"/>
        </w:rPr>
        <w:t>传下列</w:t>
      </w:r>
      <w:proofErr w:type="gramEnd"/>
      <w:r w:rsidRPr="003A7F70">
        <w:rPr>
          <w:rFonts w:ascii="宋体" w:eastAsia="宋体" w:hAnsi="宋体" w:hint="eastAsia"/>
        </w:rPr>
        <w:t>的内容进行删除：</w:t>
      </w:r>
    </w:p>
    <w:p w14:paraId="7A549BB7"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（一）根据权利人通知已经移除的作品；  </w:t>
      </w:r>
    </w:p>
    <w:p w14:paraId="1AE6A67B"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（二）权利人向</w:t>
      </w:r>
      <w:proofErr w:type="gramStart"/>
      <w:r w:rsidRPr="003A7F70">
        <w:rPr>
          <w:rFonts w:ascii="宋体" w:eastAsia="宋体" w:hAnsi="宋体" w:hint="eastAsia"/>
        </w:rPr>
        <w:t>网盘服务</w:t>
      </w:r>
      <w:proofErr w:type="gramEnd"/>
      <w:r w:rsidRPr="003A7F70">
        <w:rPr>
          <w:rFonts w:ascii="宋体" w:eastAsia="宋体" w:hAnsi="宋体" w:hint="eastAsia"/>
        </w:rPr>
        <w:t xml:space="preserve">商发送了权利公示或者声明的作品；  </w:t>
      </w:r>
    </w:p>
    <w:p w14:paraId="1D8D7ED9"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（三）版权行政管理部门公布的重点监管作品。  </w:t>
      </w:r>
    </w:p>
    <w:p w14:paraId="26F46A86" w14:textId="217FF2C0" w:rsidR="00DF3021" w:rsidRPr="003A7F70" w:rsidRDefault="00B553C0" w:rsidP="00BB7490">
      <w:pPr>
        <w:spacing w:line="360" w:lineRule="auto"/>
        <w:ind w:firstLine="420"/>
        <w:jc w:val="left"/>
        <w:rPr>
          <w:rFonts w:ascii="宋体" w:eastAsia="宋体" w:hAnsi="宋体"/>
        </w:rPr>
      </w:pPr>
      <w:r w:rsidRPr="003A7F70">
        <w:rPr>
          <w:rFonts w:ascii="宋体" w:eastAsia="宋体" w:hAnsi="宋体" w:hint="eastAsia"/>
        </w:rPr>
        <w:t>第四，用户上传的资源及发布的内容不得违反国家相关法律制度。</w:t>
      </w:r>
      <w:r w:rsidR="00DF3021" w:rsidRPr="003A7F70">
        <w:rPr>
          <w:rFonts w:ascii="宋体" w:eastAsia="宋体" w:hAnsi="宋体" w:hint="eastAsia"/>
        </w:rPr>
        <w:t>对于</w:t>
      </w:r>
      <w:r w:rsidR="00A84B07" w:rsidRPr="003A7F70">
        <w:rPr>
          <w:rFonts w:ascii="宋体" w:eastAsia="宋体" w:hAnsi="宋体" w:hint="eastAsia"/>
        </w:rPr>
        <w:t>违反下列原则的</w:t>
      </w:r>
      <w:r w:rsidR="00DF3021" w:rsidRPr="003A7F70">
        <w:rPr>
          <w:rFonts w:ascii="宋体" w:eastAsia="宋体" w:hAnsi="宋体" w:hint="eastAsia"/>
        </w:rPr>
        <w:t>用户，</w:t>
      </w:r>
      <w:r w:rsidR="00711B3D" w:rsidRPr="003A7F70">
        <w:rPr>
          <w:rFonts w:ascii="宋体" w:eastAsia="宋体" w:hAnsi="宋体" w:hint="eastAsia"/>
        </w:rPr>
        <w:t>我们有权</w:t>
      </w:r>
      <w:r w:rsidR="00A84B07" w:rsidRPr="003A7F70">
        <w:rPr>
          <w:rFonts w:ascii="宋体" w:eastAsia="宋体" w:hAnsi="宋体" w:hint="eastAsia"/>
        </w:rPr>
        <w:t>暂停或者终止使用其账号。</w:t>
      </w:r>
      <w:r w:rsidR="00DF3021" w:rsidRPr="003A7F70">
        <w:rPr>
          <w:rFonts w:ascii="宋体" w:eastAsia="宋体" w:hAnsi="宋体" w:hint="eastAsia"/>
        </w:rPr>
        <w:t xml:space="preserve"> </w:t>
      </w:r>
    </w:p>
    <w:p w14:paraId="4490738F" w14:textId="458A10A6" w:rsidR="00A84B07" w:rsidRPr="003A7F70" w:rsidRDefault="00A84B0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反对宪法</w:t>
      </w:r>
      <w:proofErr w:type="gramStart"/>
      <w:r w:rsidRPr="003A7F70">
        <w:rPr>
          <w:rFonts w:ascii="宋体" w:eastAsia="宋体" w:hAnsi="宋体" w:hint="eastAsia"/>
        </w:rPr>
        <w:t>锁规定</w:t>
      </w:r>
      <w:proofErr w:type="gramEnd"/>
      <w:r w:rsidRPr="003A7F70">
        <w:rPr>
          <w:rFonts w:ascii="宋体" w:eastAsia="宋体" w:hAnsi="宋体" w:hint="eastAsia"/>
        </w:rPr>
        <w:t>的</w:t>
      </w:r>
      <w:r w:rsidR="00E1786D" w:rsidRPr="003A7F70">
        <w:rPr>
          <w:rFonts w:ascii="宋体" w:eastAsia="宋体" w:hAnsi="宋体" w:hint="eastAsia"/>
        </w:rPr>
        <w:t>基本原则，危害国家安全、泄露国家机密。</w:t>
      </w:r>
    </w:p>
    <w:p w14:paraId="4F2A607A" w14:textId="08856006" w:rsidR="00A84B07" w:rsidRPr="003A7F70" w:rsidRDefault="00541FD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散步</w:t>
      </w:r>
      <w:r w:rsidR="00E1786D" w:rsidRPr="003A7F70">
        <w:rPr>
          <w:rFonts w:ascii="宋体" w:eastAsia="宋体" w:hAnsi="宋体" w:hint="eastAsia"/>
        </w:rPr>
        <w:t>谣言，扰乱社会秩序，含有辱骂、垃圾广告、恶意信息、诱骗信息内容。</w:t>
      </w:r>
    </w:p>
    <w:p w14:paraId="5A6830E6" w14:textId="3AE6A4E7" w:rsidR="00541FD7" w:rsidRPr="003A7F70" w:rsidRDefault="00E1786D"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违法涉及他人隐私、个人信息或资料的，侵害他们名誉权、肖像权、知识产权、商业机密等合法权利。</w:t>
      </w:r>
    </w:p>
    <w:p w14:paraId="0577F1FD" w14:textId="65D62EEE" w:rsidR="009F3AF8" w:rsidRPr="003A7F70" w:rsidRDefault="009D62C9" w:rsidP="00BB7490">
      <w:pPr>
        <w:spacing w:line="360" w:lineRule="auto"/>
        <w:ind w:firstLine="420"/>
        <w:jc w:val="left"/>
        <w:rPr>
          <w:rFonts w:ascii="宋体" w:eastAsia="宋体" w:hAnsi="宋体"/>
        </w:rPr>
      </w:pPr>
      <w:r w:rsidRPr="003A7F70">
        <w:rPr>
          <w:rFonts w:ascii="宋体" w:eastAsia="宋体" w:hAnsi="宋体" w:hint="eastAsia"/>
        </w:rPr>
        <w:t>第五，</w:t>
      </w:r>
      <w:r w:rsidR="0071538D" w:rsidRPr="003A7F70">
        <w:rPr>
          <w:rFonts w:ascii="宋体" w:eastAsia="宋体" w:hAnsi="宋体" w:hint="eastAsia"/>
        </w:rPr>
        <w:t>任何违反版权说明的行为，本站保留进一步追究法律责任的权利。</w:t>
      </w:r>
    </w:p>
    <w:p w14:paraId="1FE05E3E" w14:textId="77FC0DA2" w:rsidR="009F3AF8" w:rsidRPr="00BF4E53" w:rsidRDefault="00964A06" w:rsidP="006F6F12">
      <w:pPr>
        <w:pStyle w:val="2"/>
        <w:spacing w:before="163" w:after="163"/>
      </w:pPr>
      <w:bookmarkStart w:id="159" w:name="_Toc507449686"/>
      <w:bookmarkStart w:id="160" w:name="_Toc507452902"/>
      <w:bookmarkStart w:id="161" w:name="_Toc507453176"/>
      <w:r>
        <w:rPr>
          <w:rFonts w:hint="eastAsia"/>
        </w:rPr>
        <w:t xml:space="preserve">8.2 </w:t>
      </w:r>
      <w:r w:rsidR="00167E16" w:rsidRPr="00BF4E53">
        <w:rPr>
          <w:rFonts w:hint="eastAsia"/>
        </w:rPr>
        <w:t>免责声明</w:t>
      </w:r>
      <w:bookmarkEnd w:id="159"/>
      <w:bookmarkEnd w:id="160"/>
      <w:bookmarkEnd w:id="161"/>
    </w:p>
    <w:p w14:paraId="44E305DA" w14:textId="350A4D74" w:rsidR="00167E16" w:rsidRPr="003A7F70" w:rsidRDefault="009F3AF8" w:rsidP="00BB7490">
      <w:pPr>
        <w:spacing w:line="360" w:lineRule="auto"/>
        <w:ind w:firstLine="420"/>
        <w:jc w:val="left"/>
        <w:rPr>
          <w:rFonts w:ascii="宋体" w:eastAsia="宋体" w:hAnsi="宋体"/>
        </w:rPr>
      </w:pPr>
      <w:proofErr w:type="spellStart"/>
      <w:r w:rsidRPr="003A7F70">
        <w:rPr>
          <w:rFonts w:ascii="宋体" w:eastAsia="宋体" w:hAnsi="宋体" w:hint="eastAsia"/>
        </w:rPr>
        <w:t>iCourse</w:t>
      </w:r>
      <w:proofErr w:type="spellEnd"/>
      <w:r w:rsidR="002334B3" w:rsidRPr="003A7F70">
        <w:rPr>
          <w:rFonts w:ascii="宋体" w:eastAsia="宋体" w:hAnsi="宋体" w:hint="eastAsia"/>
        </w:rPr>
        <w:t>上的所有资源</w:t>
      </w:r>
      <w:r w:rsidRPr="003A7F70">
        <w:rPr>
          <w:rFonts w:ascii="宋体" w:eastAsia="宋体" w:hAnsi="宋体" w:hint="eastAsia"/>
        </w:rPr>
        <w:t>均来自于</w:t>
      </w:r>
      <w:r w:rsidR="00155260" w:rsidRPr="003A7F70">
        <w:rPr>
          <w:rFonts w:ascii="宋体" w:eastAsia="宋体" w:hAnsi="宋体" w:hint="eastAsia"/>
        </w:rPr>
        <w:t>用户上</w:t>
      </w:r>
      <w:proofErr w:type="gramStart"/>
      <w:r w:rsidR="00155260" w:rsidRPr="003A7F70">
        <w:rPr>
          <w:rFonts w:ascii="宋体" w:eastAsia="宋体" w:hAnsi="宋体" w:hint="eastAsia"/>
        </w:rPr>
        <w:t>传或者</w:t>
      </w:r>
      <w:proofErr w:type="gramEnd"/>
      <w:r w:rsidR="00155260" w:rsidRPr="003A7F70">
        <w:rPr>
          <w:rFonts w:ascii="宋体" w:eastAsia="宋体" w:hAnsi="宋体" w:hint="eastAsia"/>
        </w:rPr>
        <w:t>外链，仅供学习</w:t>
      </w:r>
      <w:r w:rsidR="00F165ED" w:rsidRPr="003A7F70">
        <w:rPr>
          <w:rFonts w:ascii="宋体" w:eastAsia="宋体" w:hAnsi="宋体" w:hint="eastAsia"/>
        </w:rPr>
        <w:t>，我们不保证内容版权的正确性。</w:t>
      </w:r>
      <w:r w:rsidR="00820DAB" w:rsidRPr="003A7F70">
        <w:rPr>
          <w:rFonts w:ascii="宋体" w:eastAsia="宋体" w:hAnsi="宋体" w:hint="eastAsia"/>
        </w:rPr>
        <w:t>在使用</w:t>
      </w:r>
      <w:proofErr w:type="spellStart"/>
      <w:r w:rsidR="00820DAB" w:rsidRPr="003A7F70">
        <w:rPr>
          <w:rFonts w:ascii="宋体" w:eastAsia="宋体" w:hAnsi="宋体" w:hint="eastAsia"/>
        </w:rPr>
        <w:t>iCourse</w:t>
      </w:r>
      <w:proofErr w:type="spellEnd"/>
      <w:r w:rsidR="00820DAB" w:rsidRPr="003A7F70">
        <w:rPr>
          <w:rFonts w:ascii="宋体" w:eastAsia="宋体" w:hAnsi="宋体" w:hint="eastAsia"/>
        </w:rPr>
        <w:t>网站及移动app时，即</w:t>
      </w:r>
      <w:proofErr w:type="gramStart"/>
      <w:r w:rsidR="00820DAB" w:rsidRPr="003A7F70">
        <w:rPr>
          <w:rFonts w:ascii="宋体" w:eastAsia="宋体" w:hAnsi="宋体" w:hint="eastAsia"/>
        </w:rPr>
        <w:t>代表您</w:t>
      </w:r>
      <w:proofErr w:type="gramEnd"/>
      <w:r w:rsidR="00820DAB" w:rsidRPr="003A7F70">
        <w:rPr>
          <w:rFonts w:ascii="宋体" w:eastAsia="宋体" w:hAnsi="宋体" w:hint="eastAsia"/>
        </w:rPr>
        <w:t>已接受</w:t>
      </w:r>
      <w:r w:rsidR="000927C4" w:rsidRPr="003A7F70">
        <w:rPr>
          <w:rFonts w:ascii="宋体" w:eastAsia="宋体" w:hAnsi="宋体" w:hint="eastAsia"/>
        </w:rPr>
        <w:t>本平台的用户服务歇息和隐私政策等条款</w:t>
      </w:r>
      <w:r w:rsidR="002F51F7" w:rsidRPr="003A7F70">
        <w:rPr>
          <w:rFonts w:ascii="宋体" w:eastAsia="宋体" w:hAnsi="宋体" w:hint="eastAsia"/>
        </w:rPr>
        <w:t>。如有侵权内容或者违法内容请及时联系我们，我们会对相关资源进行删除，并</w:t>
      </w:r>
      <w:r w:rsidR="00425021" w:rsidRPr="003A7F70">
        <w:rPr>
          <w:rFonts w:ascii="宋体" w:eastAsia="宋体" w:hAnsi="宋体" w:hint="eastAsia"/>
        </w:rPr>
        <w:t>对相关用户进行封禁等惩罚措施。</w:t>
      </w:r>
      <w:r w:rsidR="0095150A" w:rsidRPr="003A7F70">
        <w:rPr>
          <w:rFonts w:ascii="宋体" w:eastAsia="宋体" w:hAnsi="宋体" w:hint="eastAsia"/>
        </w:rPr>
        <w:t>用户通过</w:t>
      </w:r>
      <w:proofErr w:type="spellStart"/>
      <w:r w:rsidR="0095150A" w:rsidRPr="003A7F70">
        <w:rPr>
          <w:rFonts w:ascii="宋体" w:eastAsia="宋体" w:hAnsi="宋体" w:hint="eastAsia"/>
        </w:rPr>
        <w:t>iCourse</w:t>
      </w:r>
      <w:proofErr w:type="spellEnd"/>
      <w:r w:rsidR="0095150A" w:rsidRPr="003A7F70">
        <w:rPr>
          <w:rFonts w:ascii="宋体" w:eastAsia="宋体" w:hAnsi="宋体" w:hint="eastAsia"/>
        </w:rPr>
        <w:t>上传的资源、分享的内容，著作权归用户自己享有，其著作权</w:t>
      </w:r>
      <w:proofErr w:type="gramStart"/>
      <w:r w:rsidR="0095150A" w:rsidRPr="003A7F70">
        <w:rPr>
          <w:rFonts w:ascii="宋体" w:eastAsia="宋体" w:hAnsi="宋体" w:hint="eastAsia"/>
        </w:rPr>
        <w:t>手</w:t>
      </w:r>
      <w:r w:rsidR="0095150A" w:rsidRPr="003A7F70">
        <w:rPr>
          <w:rFonts w:ascii="宋体" w:eastAsia="宋体" w:hAnsi="宋体" w:hint="eastAsia"/>
        </w:rPr>
        <w:lastRenderedPageBreak/>
        <w:t>法律</w:t>
      </w:r>
      <w:proofErr w:type="gramEnd"/>
      <w:r w:rsidR="0095150A" w:rsidRPr="003A7F70">
        <w:rPr>
          <w:rFonts w:ascii="宋体" w:eastAsia="宋体" w:hAnsi="宋体" w:hint="eastAsia"/>
        </w:rPr>
        <w:t>保护。</w:t>
      </w:r>
      <w:r w:rsidR="00D5038E" w:rsidRPr="003A7F70">
        <w:rPr>
          <w:rFonts w:ascii="宋体" w:eastAsia="宋体" w:hAnsi="宋体" w:hint="eastAsia"/>
        </w:rPr>
        <w:t>一切因著作权引起的纠纷由用户负责。</w:t>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p>
    <w:p w14:paraId="0930AED7" w14:textId="77777777" w:rsidR="003D709B" w:rsidRPr="003A7F70" w:rsidRDefault="003D709B" w:rsidP="00BB7490">
      <w:pPr>
        <w:spacing w:line="360" w:lineRule="auto"/>
        <w:ind w:firstLine="420"/>
        <w:jc w:val="left"/>
        <w:rPr>
          <w:rFonts w:ascii="宋体" w:eastAsia="宋体" w:hAnsi="宋体"/>
        </w:rPr>
      </w:pPr>
    </w:p>
    <w:p w14:paraId="1D44B6FA" w14:textId="1BA3EA1A" w:rsidR="003D709B" w:rsidRPr="00B329C7" w:rsidRDefault="00964A06" w:rsidP="006F6F12">
      <w:pPr>
        <w:pStyle w:val="1"/>
      </w:pPr>
      <w:bookmarkStart w:id="162" w:name="_Toc507449687"/>
      <w:bookmarkStart w:id="163" w:name="_Toc507452903"/>
      <w:bookmarkStart w:id="164" w:name="_Toc507453177"/>
      <w:r>
        <w:rPr>
          <w:rFonts w:hint="eastAsia"/>
        </w:rPr>
        <w:t>9.</w:t>
      </w:r>
      <w:r w:rsidR="003D709B" w:rsidRPr="00B329C7">
        <w:rPr>
          <w:rFonts w:hint="eastAsia"/>
        </w:rPr>
        <w:t>财务分析表</w:t>
      </w:r>
      <w:bookmarkEnd w:id="162"/>
      <w:bookmarkEnd w:id="163"/>
      <w:bookmarkEnd w:id="164"/>
    </w:p>
    <w:p w14:paraId="702C64EB" w14:textId="33340687" w:rsidR="003D709B" w:rsidRPr="00964A06" w:rsidRDefault="006F6F12" w:rsidP="006F6F12">
      <w:pPr>
        <w:pStyle w:val="2"/>
        <w:spacing w:before="163" w:after="163"/>
      </w:pPr>
      <w:bookmarkStart w:id="165" w:name="_Toc507449688"/>
      <w:bookmarkStart w:id="166" w:name="_Toc507452904"/>
      <w:bookmarkStart w:id="167" w:name="_Toc507453178"/>
      <w:r>
        <w:rPr>
          <w:rFonts w:hint="eastAsia"/>
        </w:rPr>
        <w:t xml:space="preserve">9.1 </w:t>
      </w:r>
      <w:r w:rsidR="003D709B" w:rsidRPr="00964A06">
        <w:rPr>
          <w:rFonts w:hint="eastAsia"/>
        </w:rPr>
        <w:t>投资分析</w:t>
      </w:r>
      <w:bookmarkEnd w:id="165"/>
      <w:bookmarkEnd w:id="166"/>
      <w:bookmarkEnd w:id="167"/>
    </w:p>
    <w:p w14:paraId="72286BE0"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公司注册资本为60万元，其中股本规模和结构如下：</w:t>
      </w:r>
    </w:p>
    <w:tbl>
      <w:tblPr>
        <w:tblStyle w:val="a4"/>
        <w:tblW w:w="0" w:type="auto"/>
        <w:tblInd w:w="480" w:type="dxa"/>
        <w:tblLook w:val="04A0" w:firstRow="1" w:lastRow="0" w:firstColumn="1" w:lastColumn="0" w:noHBand="0" w:noVBand="1"/>
      </w:tblPr>
      <w:tblGrid>
        <w:gridCol w:w="1953"/>
        <w:gridCol w:w="1952"/>
        <w:gridCol w:w="1952"/>
        <w:gridCol w:w="1953"/>
      </w:tblGrid>
      <w:tr w:rsidR="003D709B" w:rsidRPr="003A7F70" w14:paraId="505585E6" w14:textId="77777777" w:rsidTr="00943402">
        <w:trPr>
          <w:trHeight w:val="873"/>
        </w:trPr>
        <w:tc>
          <w:tcPr>
            <w:tcW w:w="1953" w:type="dxa"/>
            <w:tcBorders>
              <w:tl2br w:val="single" w:sz="4" w:space="0" w:color="auto"/>
            </w:tcBorders>
          </w:tcPr>
          <w:p w14:paraId="13BF6EC8" w14:textId="77777777" w:rsidR="003D709B" w:rsidRPr="003A7F70" w:rsidRDefault="003D709B" w:rsidP="00BB7490">
            <w:pPr>
              <w:pStyle w:val="a3"/>
              <w:spacing w:line="360" w:lineRule="auto"/>
              <w:ind w:firstLineChars="0" w:firstLine="690"/>
              <w:rPr>
                <w:rFonts w:ascii="宋体" w:eastAsia="宋体" w:hAnsi="宋体"/>
              </w:rPr>
            </w:pPr>
            <w:r w:rsidRPr="003A7F70">
              <w:rPr>
                <w:rFonts w:ascii="宋体" w:eastAsia="宋体" w:hAnsi="宋体" w:hint="eastAsia"/>
              </w:rPr>
              <w:t>股本来源</w:t>
            </w:r>
          </w:p>
          <w:p w14:paraId="3209B29E" w14:textId="77777777" w:rsidR="003D709B" w:rsidRPr="003A7F70" w:rsidRDefault="003D709B" w:rsidP="00BB7490">
            <w:pPr>
              <w:pStyle w:val="a3"/>
              <w:spacing w:line="360" w:lineRule="auto"/>
              <w:ind w:firstLineChars="0" w:firstLine="690"/>
              <w:rPr>
                <w:rFonts w:ascii="宋体" w:eastAsia="宋体" w:hAnsi="宋体"/>
              </w:rPr>
            </w:pPr>
          </w:p>
          <w:p w14:paraId="39162793" w14:textId="77777777" w:rsidR="003D709B" w:rsidRPr="003A7F70" w:rsidRDefault="003D709B" w:rsidP="00BB7490">
            <w:pPr>
              <w:spacing w:line="360" w:lineRule="auto"/>
              <w:rPr>
                <w:rFonts w:ascii="宋体" w:eastAsia="宋体" w:hAnsi="宋体"/>
              </w:rPr>
            </w:pPr>
            <w:r w:rsidRPr="003A7F70">
              <w:rPr>
                <w:rFonts w:ascii="宋体" w:eastAsia="宋体" w:hAnsi="宋体" w:hint="eastAsia"/>
              </w:rPr>
              <w:t>股本规模</w:t>
            </w:r>
          </w:p>
        </w:tc>
        <w:tc>
          <w:tcPr>
            <w:tcW w:w="1954" w:type="dxa"/>
            <w:vAlign w:val="center"/>
          </w:tcPr>
          <w:p w14:paraId="21F8F38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风险投资</w:t>
            </w:r>
          </w:p>
        </w:tc>
        <w:tc>
          <w:tcPr>
            <w:tcW w:w="1954" w:type="dxa"/>
            <w:vAlign w:val="center"/>
          </w:tcPr>
          <w:p w14:paraId="66A2E2D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创业团队</w:t>
            </w:r>
          </w:p>
        </w:tc>
        <w:tc>
          <w:tcPr>
            <w:tcW w:w="1955" w:type="dxa"/>
            <w:vAlign w:val="center"/>
          </w:tcPr>
          <w:p w14:paraId="11E66FA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技术入股</w:t>
            </w:r>
          </w:p>
        </w:tc>
      </w:tr>
      <w:tr w:rsidR="003D709B" w:rsidRPr="003A7F70" w14:paraId="49D06E14" w14:textId="77777777" w:rsidTr="00943402">
        <w:tc>
          <w:tcPr>
            <w:tcW w:w="1953" w:type="dxa"/>
            <w:vAlign w:val="center"/>
          </w:tcPr>
          <w:p w14:paraId="7BFE9F8B"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金额（万元）</w:t>
            </w:r>
          </w:p>
        </w:tc>
        <w:tc>
          <w:tcPr>
            <w:tcW w:w="1954" w:type="dxa"/>
            <w:vAlign w:val="center"/>
          </w:tcPr>
          <w:p w14:paraId="723B934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4" w:type="dxa"/>
            <w:vAlign w:val="center"/>
          </w:tcPr>
          <w:p w14:paraId="728DE75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5" w:type="dxa"/>
            <w:vAlign w:val="center"/>
          </w:tcPr>
          <w:p w14:paraId="48F067F1"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12</w:t>
            </w:r>
          </w:p>
        </w:tc>
      </w:tr>
      <w:tr w:rsidR="003D709B" w:rsidRPr="003A7F70" w14:paraId="1DD140FD" w14:textId="77777777" w:rsidTr="00943402">
        <w:tc>
          <w:tcPr>
            <w:tcW w:w="1953" w:type="dxa"/>
            <w:vAlign w:val="center"/>
          </w:tcPr>
          <w:p w14:paraId="5C1BD3D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比例</w:t>
            </w:r>
          </w:p>
        </w:tc>
        <w:tc>
          <w:tcPr>
            <w:tcW w:w="1954" w:type="dxa"/>
            <w:vAlign w:val="center"/>
          </w:tcPr>
          <w:p w14:paraId="329A285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4" w:type="dxa"/>
            <w:vAlign w:val="center"/>
          </w:tcPr>
          <w:p w14:paraId="5F0A272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5" w:type="dxa"/>
            <w:vAlign w:val="center"/>
          </w:tcPr>
          <w:p w14:paraId="238E1BE7"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20%</w:t>
            </w:r>
          </w:p>
        </w:tc>
      </w:tr>
    </w:tbl>
    <w:p w14:paraId="7FB6FC1A"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为了缓解公司成立初期的资金紧张问题，我们准备引入风险投资，以便化解风险，并且使公司得到投资方管理经验方面的援助。</w:t>
      </w:r>
    </w:p>
    <w:p w14:paraId="29F27B9D" w14:textId="6DEB3FCF" w:rsidR="003D709B" w:rsidRPr="00964A06" w:rsidRDefault="006F6F12" w:rsidP="006F6F12">
      <w:pPr>
        <w:pStyle w:val="2"/>
        <w:spacing w:before="163" w:after="163"/>
      </w:pPr>
      <w:bookmarkStart w:id="168" w:name="_Toc507449689"/>
      <w:bookmarkStart w:id="169" w:name="_Toc507452905"/>
      <w:bookmarkStart w:id="170" w:name="_Toc507453179"/>
      <w:r>
        <w:rPr>
          <w:rFonts w:hint="eastAsia"/>
        </w:rPr>
        <w:t xml:space="preserve">9.2 </w:t>
      </w:r>
      <w:r w:rsidR="003D709B" w:rsidRPr="00964A06">
        <w:rPr>
          <w:rFonts w:hint="eastAsia"/>
        </w:rPr>
        <w:t>运营收入以及税额估算</w:t>
      </w:r>
      <w:bookmarkEnd w:id="168"/>
      <w:bookmarkEnd w:id="169"/>
      <w:bookmarkEnd w:id="170"/>
    </w:p>
    <w:p w14:paraId="567D0DC6"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公司的收入来源主要由以下部分组成：（单位：元）</w:t>
      </w:r>
    </w:p>
    <w:tbl>
      <w:tblPr>
        <w:tblStyle w:val="a4"/>
        <w:tblW w:w="4746" w:type="pct"/>
        <w:tblInd w:w="421" w:type="dxa"/>
        <w:tblLook w:val="04A0" w:firstRow="1" w:lastRow="0" w:firstColumn="1" w:lastColumn="0" w:noHBand="0" w:noVBand="1"/>
      </w:tblPr>
      <w:tblGrid>
        <w:gridCol w:w="1596"/>
        <w:gridCol w:w="1164"/>
        <w:gridCol w:w="1164"/>
        <w:gridCol w:w="1316"/>
        <w:gridCol w:w="1316"/>
        <w:gridCol w:w="1313"/>
      </w:tblGrid>
      <w:tr w:rsidR="003D709B" w:rsidRPr="003A7F70" w14:paraId="12A81AD4" w14:textId="77777777" w:rsidTr="008A2F2F">
        <w:trPr>
          <w:trHeight w:val="280"/>
        </w:trPr>
        <w:tc>
          <w:tcPr>
            <w:tcW w:w="1013" w:type="pct"/>
            <w:noWrap/>
            <w:vAlign w:val="center"/>
            <w:hideMark/>
          </w:tcPr>
          <w:p w14:paraId="168659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年份</w:t>
            </w:r>
          </w:p>
        </w:tc>
        <w:tc>
          <w:tcPr>
            <w:tcW w:w="740" w:type="pct"/>
            <w:noWrap/>
            <w:vAlign w:val="center"/>
            <w:hideMark/>
          </w:tcPr>
          <w:p w14:paraId="3B2ACED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744CC54B"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4039D63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05DCD61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040D70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D501631" w14:textId="77777777" w:rsidTr="008A2F2F">
        <w:trPr>
          <w:trHeight w:val="280"/>
        </w:trPr>
        <w:tc>
          <w:tcPr>
            <w:tcW w:w="1013" w:type="pct"/>
            <w:noWrap/>
            <w:vAlign w:val="center"/>
            <w:hideMark/>
          </w:tcPr>
          <w:p w14:paraId="5619EE2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广告费用</w:t>
            </w:r>
          </w:p>
        </w:tc>
        <w:tc>
          <w:tcPr>
            <w:tcW w:w="740" w:type="pct"/>
            <w:noWrap/>
            <w:vAlign w:val="center"/>
            <w:hideMark/>
          </w:tcPr>
          <w:p w14:paraId="3BD28F1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288000</w:t>
            </w:r>
          </w:p>
        </w:tc>
        <w:tc>
          <w:tcPr>
            <w:tcW w:w="740" w:type="pct"/>
            <w:noWrap/>
            <w:vAlign w:val="center"/>
            <w:hideMark/>
          </w:tcPr>
          <w:p w14:paraId="17C8F47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518415</w:t>
            </w:r>
          </w:p>
        </w:tc>
        <w:tc>
          <w:tcPr>
            <w:tcW w:w="836" w:type="pct"/>
            <w:noWrap/>
            <w:vAlign w:val="center"/>
            <w:hideMark/>
          </w:tcPr>
          <w:p w14:paraId="13569A0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1069229</w:t>
            </w:r>
          </w:p>
        </w:tc>
        <w:tc>
          <w:tcPr>
            <w:tcW w:w="836" w:type="pct"/>
            <w:noWrap/>
            <w:vAlign w:val="center"/>
            <w:hideMark/>
          </w:tcPr>
          <w:p w14:paraId="7C5EAAA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1316160</w:t>
            </w:r>
          </w:p>
        </w:tc>
        <w:tc>
          <w:tcPr>
            <w:tcW w:w="834" w:type="pct"/>
            <w:noWrap/>
            <w:vAlign w:val="center"/>
            <w:hideMark/>
          </w:tcPr>
          <w:p w14:paraId="56C5621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1551539</w:t>
            </w:r>
          </w:p>
        </w:tc>
      </w:tr>
      <w:tr w:rsidR="003D709B" w:rsidRPr="003A7F70" w14:paraId="70B72A8B" w14:textId="77777777" w:rsidTr="008A2F2F">
        <w:trPr>
          <w:trHeight w:val="280"/>
        </w:trPr>
        <w:tc>
          <w:tcPr>
            <w:tcW w:w="1013" w:type="pct"/>
            <w:noWrap/>
            <w:vAlign w:val="center"/>
            <w:hideMark/>
          </w:tcPr>
          <w:p w14:paraId="347044D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APP增值费用</w:t>
            </w:r>
          </w:p>
        </w:tc>
        <w:tc>
          <w:tcPr>
            <w:tcW w:w="740" w:type="pct"/>
            <w:noWrap/>
            <w:vAlign w:val="center"/>
            <w:hideMark/>
          </w:tcPr>
          <w:p w14:paraId="520DF3C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140000</w:t>
            </w:r>
          </w:p>
        </w:tc>
        <w:tc>
          <w:tcPr>
            <w:tcW w:w="740" w:type="pct"/>
            <w:noWrap/>
            <w:vAlign w:val="center"/>
            <w:hideMark/>
          </w:tcPr>
          <w:p w14:paraId="7C4ED76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158077</w:t>
            </w:r>
          </w:p>
        </w:tc>
        <w:tc>
          <w:tcPr>
            <w:tcW w:w="836" w:type="pct"/>
            <w:noWrap/>
            <w:vAlign w:val="center"/>
            <w:hideMark/>
          </w:tcPr>
          <w:p w14:paraId="77ABC6F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187772</w:t>
            </w:r>
          </w:p>
        </w:tc>
        <w:tc>
          <w:tcPr>
            <w:tcW w:w="836" w:type="pct"/>
            <w:noWrap/>
            <w:vAlign w:val="center"/>
            <w:hideMark/>
          </w:tcPr>
          <w:p w14:paraId="13FCE57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213338</w:t>
            </w:r>
          </w:p>
        </w:tc>
        <w:tc>
          <w:tcPr>
            <w:tcW w:w="834" w:type="pct"/>
            <w:noWrap/>
            <w:vAlign w:val="center"/>
            <w:hideMark/>
          </w:tcPr>
          <w:p w14:paraId="67FD05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253734</w:t>
            </w:r>
          </w:p>
        </w:tc>
      </w:tr>
      <w:tr w:rsidR="003D709B" w:rsidRPr="003A7F70" w14:paraId="5007F029" w14:textId="77777777" w:rsidTr="008A2F2F">
        <w:trPr>
          <w:trHeight w:val="280"/>
        </w:trPr>
        <w:tc>
          <w:tcPr>
            <w:tcW w:w="1013" w:type="pct"/>
            <w:noWrap/>
            <w:vAlign w:val="center"/>
            <w:hideMark/>
          </w:tcPr>
          <w:p w14:paraId="3DE8158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应用推广</w:t>
            </w:r>
          </w:p>
        </w:tc>
        <w:tc>
          <w:tcPr>
            <w:tcW w:w="740" w:type="pct"/>
            <w:noWrap/>
            <w:vAlign w:val="center"/>
            <w:hideMark/>
          </w:tcPr>
          <w:p w14:paraId="0B8DA4D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5000</w:t>
            </w:r>
          </w:p>
        </w:tc>
        <w:tc>
          <w:tcPr>
            <w:tcW w:w="740" w:type="pct"/>
            <w:noWrap/>
            <w:vAlign w:val="center"/>
            <w:hideMark/>
          </w:tcPr>
          <w:p w14:paraId="53F9C8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6000</w:t>
            </w:r>
          </w:p>
        </w:tc>
        <w:tc>
          <w:tcPr>
            <w:tcW w:w="836" w:type="pct"/>
            <w:noWrap/>
            <w:vAlign w:val="center"/>
            <w:hideMark/>
          </w:tcPr>
          <w:p w14:paraId="307BEBB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6" w:type="pct"/>
            <w:noWrap/>
            <w:vAlign w:val="center"/>
            <w:hideMark/>
          </w:tcPr>
          <w:p w14:paraId="1D0FB62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4" w:type="pct"/>
            <w:noWrap/>
            <w:vAlign w:val="center"/>
            <w:hideMark/>
          </w:tcPr>
          <w:p w14:paraId="7ECB159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r>
      <w:tr w:rsidR="003D709B" w:rsidRPr="003A7F70" w14:paraId="61BC6CFE" w14:textId="77777777" w:rsidTr="008A2F2F">
        <w:trPr>
          <w:trHeight w:val="280"/>
        </w:trPr>
        <w:tc>
          <w:tcPr>
            <w:tcW w:w="1013" w:type="pct"/>
            <w:noWrap/>
            <w:vAlign w:val="center"/>
            <w:hideMark/>
          </w:tcPr>
          <w:p w14:paraId="5B95389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总计</w:t>
            </w:r>
          </w:p>
        </w:tc>
        <w:tc>
          <w:tcPr>
            <w:tcW w:w="740" w:type="pct"/>
            <w:noWrap/>
            <w:vAlign w:val="center"/>
            <w:hideMark/>
          </w:tcPr>
          <w:p w14:paraId="06AA22E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4809A40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34E7600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2B5C26E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094CC8B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bl>
    <w:p w14:paraId="3C7205ED" w14:textId="77777777" w:rsidR="00902C89" w:rsidRDefault="00902C89" w:rsidP="00BB7490">
      <w:pPr>
        <w:pStyle w:val="a3"/>
        <w:spacing w:line="360" w:lineRule="auto"/>
        <w:ind w:left="480" w:firstLineChars="0" w:firstLine="0"/>
        <w:rPr>
          <w:rFonts w:ascii="宋体" w:eastAsia="宋体" w:hAnsi="宋体"/>
        </w:rPr>
      </w:pPr>
    </w:p>
    <w:p w14:paraId="14AE30AE"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增值税额估算</w:t>
      </w:r>
    </w:p>
    <w:p w14:paraId="798E45F8"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根据2017年颁布的《国务院关于废止〈中华人民共和国营业税暂行条例〉和修改〈中华人民共和国增值税暂行条例〉的决定（草案）》的规定，本公司前五年预计缴纳的增值税估计如下： （单位：元）</w:t>
      </w:r>
    </w:p>
    <w:tbl>
      <w:tblPr>
        <w:tblStyle w:val="a4"/>
        <w:tblW w:w="4746" w:type="pct"/>
        <w:tblInd w:w="421" w:type="dxa"/>
        <w:tblLook w:val="04A0" w:firstRow="1" w:lastRow="0" w:firstColumn="1" w:lastColumn="0" w:noHBand="0" w:noVBand="1"/>
      </w:tblPr>
      <w:tblGrid>
        <w:gridCol w:w="1594"/>
        <w:gridCol w:w="1165"/>
        <w:gridCol w:w="1165"/>
        <w:gridCol w:w="1316"/>
        <w:gridCol w:w="1316"/>
        <w:gridCol w:w="1313"/>
      </w:tblGrid>
      <w:tr w:rsidR="003D709B" w:rsidRPr="003A7F70" w14:paraId="1EC54BF9" w14:textId="77777777" w:rsidTr="008A2F2F">
        <w:trPr>
          <w:trHeight w:val="280"/>
        </w:trPr>
        <w:tc>
          <w:tcPr>
            <w:tcW w:w="1013" w:type="pct"/>
            <w:noWrap/>
            <w:vAlign w:val="center"/>
            <w:hideMark/>
          </w:tcPr>
          <w:p w14:paraId="621F353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年份</w:t>
            </w:r>
          </w:p>
        </w:tc>
        <w:tc>
          <w:tcPr>
            <w:tcW w:w="740" w:type="pct"/>
            <w:noWrap/>
            <w:vAlign w:val="center"/>
            <w:hideMark/>
          </w:tcPr>
          <w:p w14:paraId="6249CEE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4493762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6828377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69E3C74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62602DA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2A02054" w14:textId="77777777" w:rsidTr="008A2F2F">
        <w:trPr>
          <w:trHeight w:val="280"/>
        </w:trPr>
        <w:tc>
          <w:tcPr>
            <w:tcW w:w="1013" w:type="pct"/>
            <w:noWrap/>
            <w:vAlign w:val="center"/>
            <w:hideMark/>
          </w:tcPr>
          <w:p w14:paraId="1200482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lastRenderedPageBreak/>
              <w:t>营业收入</w:t>
            </w:r>
          </w:p>
        </w:tc>
        <w:tc>
          <w:tcPr>
            <w:tcW w:w="740" w:type="pct"/>
            <w:noWrap/>
            <w:vAlign w:val="center"/>
            <w:hideMark/>
          </w:tcPr>
          <w:p w14:paraId="2FDDD37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6C0581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2A54307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7AD400C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322F7B7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3EAADA3F" w14:textId="77777777" w:rsidTr="008A2F2F">
        <w:trPr>
          <w:trHeight w:val="280"/>
        </w:trPr>
        <w:tc>
          <w:tcPr>
            <w:tcW w:w="1013" w:type="pct"/>
            <w:noWrap/>
            <w:vAlign w:val="center"/>
          </w:tcPr>
          <w:p w14:paraId="340514C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应税额</w:t>
            </w:r>
          </w:p>
        </w:tc>
        <w:tc>
          <w:tcPr>
            <w:tcW w:w="740" w:type="pct"/>
            <w:noWrap/>
            <w:vAlign w:val="center"/>
          </w:tcPr>
          <w:p w14:paraId="41FADD1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tcPr>
          <w:p w14:paraId="5000FA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tcPr>
          <w:p w14:paraId="50A5215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tcPr>
          <w:p w14:paraId="69FCE8C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tcPr>
          <w:p w14:paraId="267A58B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7C8F451B" w14:textId="77777777" w:rsidTr="008A2F2F">
        <w:trPr>
          <w:trHeight w:val="280"/>
        </w:trPr>
        <w:tc>
          <w:tcPr>
            <w:tcW w:w="1013" w:type="pct"/>
            <w:noWrap/>
            <w:vAlign w:val="center"/>
          </w:tcPr>
          <w:p w14:paraId="3B83745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增值税</w:t>
            </w:r>
          </w:p>
        </w:tc>
        <w:tc>
          <w:tcPr>
            <w:tcW w:w="740" w:type="pct"/>
            <w:noWrap/>
            <w:vAlign w:val="center"/>
          </w:tcPr>
          <w:p w14:paraId="3D12CBB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12990</w:t>
            </w:r>
          </w:p>
        </w:tc>
        <w:tc>
          <w:tcPr>
            <w:tcW w:w="740" w:type="pct"/>
            <w:noWrap/>
            <w:vAlign w:val="center"/>
          </w:tcPr>
          <w:p w14:paraId="151E7929" w14:textId="6AEDA333" w:rsidR="003D709B" w:rsidRPr="003A7F70" w:rsidRDefault="009060EF" w:rsidP="008A2F2F">
            <w:pPr>
              <w:spacing w:line="360" w:lineRule="auto"/>
              <w:jc w:val="center"/>
              <w:rPr>
                <w:rFonts w:ascii="宋体" w:eastAsia="宋体" w:hAnsi="宋体"/>
              </w:rPr>
            </w:pPr>
            <w:r>
              <w:rPr>
                <w:rFonts w:ascii="宋体" w:eastAsia="宋体" w:hAnsi="宋体" w:hint="eastAsia"/>
              </w:rPr>
              <w:t>20475</w:t>
            </w:r>
          </w:p>
        </w:tc>
        <w:tc>
          <w:tcPr>
            <w:tcW w:w="836" w:type="pct"/>
            <w:noWrap/>
            <w:vAlign w:val="center"/>
          </w:tcPr>
          <w:p w14:paraId="4D1AE486" w14:textId="3951AB79" w:rsidR="003D709B" w:rsidRPr="003A7F70" w:rsidRDefault="009060EF" w:rsidP="008A2F2F">
            <w:pPr>
              <w:spacing w:line="360" w:lineRule="auto"/>
              <w:jc w:val="center"/>
              <w:rPr>
                <w:rFonts w:ascii="宋体" w:eastAsia="宋体" w:hAnsi="宋体"/>
              </w:rPr>
            </w:pPr>
            <w:r>
              <w:rPr>
                <w:rFonts w:ascii="宋体" w:eastAsia="宋体" w:hAnsi="宋体" w:hint="eastAsia"/>
              </w:rPr>
              <w:t>37920</w:t>
            </w:r>
          </w:p>
        </w:tc>
        <w:tc>
          <w:tcPr>
            <w:tcW w:w="836" w:type="pct"/>
            <w:noWrap/>
            <w:vAlign w:val="center"/>
          </w:tcPr>
          <w:p w14:paraId="1BBDBF39" w14:textId="003F6F8D" w:rsidR="003D709B" w:rsidRPr="003A7F70" w:rsidRDefault="009060EF" w:rsidP="008A2F2F">
            <w:pPr>
              <w:spacing w:line="360" w:lineRule="auto"/>
              <w:jc w:val="center"/>
              <w:rPr>
                <w:rFonts w:ascii="宋体" w:eastAsia="宋体" w:hAnsi="宋体"/>
              </w:rPr>
            </w:pPr>
            <w:r>
              <w:rPr>
                <w:rFonts w:ascii="宋体" w:eastAsia="宋体" w:hAnsi="宋体" w:hint="eastAsia"/>
              </w:rPr>
              <w:t>46095</w:t>
            </w:r>
          </w:p>
        </w:tc>
        <w:tc>
          <w:tcPr>
            <w:tcW w:w="834" w:type="pct"/>
            <w:noWrap/>
            <w:vAlign w:val="center"/>
          </w:tcPr>
          <w:p w14:paraId="595DBFAD" w14:textId="70956925" w:rsidR="003D709B" w:rsidRPr="003A7F70" w:rsidRDefault="009060EF" w:rsidP="008A2F2F">
            <w:pPr>
              <w:spacing w:line="360" w:lineRule="auto"/>
              <w:jc w:val="center"/>
              <w:rPr>
                <w:rFonts w:ascii="宋体" w:eastAsia="宋体" w:hAnsi="宋体"/>
              </w:rPr>
            </w:pPr>
            <w:r>
              <w:rPr>
                <w:rFonts w:ascii="宋体" w:eastAsia="宋体" w:hAnsi="宋体" w:hint="eastAsia"/>
              </w:rPr>
              <w:t>54368</w:t>
            </w:r>
          </w:p>
        </w:tc>
      </w:tr>
    </w:tbl>
    <w:p w14:paraId="1F5B2747" w14:textId="77777777" w:rsidR="003D709B" w:rsidRPr="009C6A82" w:rsidRDefault="003D709B" w:rsidP="009C6A82">
      <w:pPr>
        <w:spacing w:line="360" w:lineRule="auto"/>
        <w:rPr>
          <w:rFonts w:ascii="宋体" w:eastAsia="宋体" w:hAnsi="宋体"/>
        </w:rPr>
      </w:pPr>
    </w:p>
    <w:p w14:paraId="06FE9C0C" w14:textId="0C1035A5" w:rsidR="003D709B" w:rsidRPr="00964A06" w:rsidRDefault="00964A06" w:rsidP="006F6F12">
      <w:pPr>
        <w:pStyle w:val="2"/>
        <w:spacing w:before="163" w:after="163"/>
      </w:pPr>
      <w:bookmarkStart w:id="171" w:name="_Toc507449690"/>
      <w:bookmarkStart w:id="172" w:name="_Toc507452906"/>
      <w:bookmarkStart w:id="173" w:name="_Toc507453180"/>
      <w:r>
        <w:rPr>
          <w:rFonts w:hint="eastAsia"/>
        </w:rPr>
        <w:t xml:space="preserve">9.3 </w:t>
      </w:r>
      <w:r w:rsidR="003D709B" w:rsidRPr="00964A06">
        <w:rPr>
          <w:rFonts w:hint="eastAsia"/>
        </w:rPr>
        <w:t>成本费用估计</w:t>
      </w:r>
      <w:bookmarkEnd w:id="171"/>
      <w:bookmarkEnd w:id="172"/>
      <w:bookmarkEnd w:id="173"/>
    </w:p>
    <w:p w14:paraId="70B5363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固定资产投资估算（单位：元）</w:t>
      </w:r>
    </w:p>
    <w:tbl>
      <w:tblPr>
        <w:tblStyle w:val="a4"/>
        <w:tblW w:w="4746" w:type="pct"/>
        <w:tblInd w:w="421" w:type="dxa"/>
        <w:tblLook w:val="04A0" w:firstRow="1" w:lastRow="0" w:firstColumn="1" w:lastColumn="0" w:noHBand="0" w:noVBand="1"/>
      </w:tblPr>
      <w:tblGrid>
        <w:gridCol w:w="1176"/>
        <w:gridCol w:w="1339"/>
        <w:gridCol w:w="1339"/>
        <w:gridCol w:w="1341"/>
        <w:gridCol w:w="1337"/>
        <w:gridCol w:w="1337"/>
      </w:tblGrid>
      <w:tr w:rsidR="003D709B" w:rsidRPr="003A7F70" w14:paraId="42DDCE8C" w14:textId="77777777" w:rsidTr="008A2F2F">
        <w:trPr>
          <w:trHeight w:val="280"/>
        </w:trPr>
        <w:tc>
          <w:tcPr>
            <w:tcW w:w="696" w:type="pct"/>
            <w:tcBorders>
              <w:bottom w:val="single" w:sz="4" w:space="0" w:color="auto"/>
            </w:tcBorders>
            <w:noWrap/>
            <w:vAlign w:val="center"/>
            <w:hideMark/>
          </w:tcPr>
          <w:p w14:paraId="72EF106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61" w:type="pct"/>
            <w:tcBorders>
              <w:bottom w:val="single" w:sz="4" w:space="0" w:color="auto"/>
            </w:tcBorders>
            <w:noWrap/>
            <w:vAlign w:val="center"/>
            <w:hideMark/>
          </w:tcPr>
          <w:p w14:paraId="585674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1" w:type="pct"/>
            <w:tcBorders>
              <w:bottom w:val="single" w:sz="4" w:space="0" w:color="auto"/>
            </w:tcBorders>
            <w:noWrap/>
            <w:vAlign w:val="center"/>
            <w:hideMark/>
          </w:tcPr>
          <w:p w14:paraId="07CAB2E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2" w:type="pct"/>
            <w:tcBorders>
              <w:bottom w:val="single" w:sz="4" w:space="0" w:color="auto"/>
            </w:tcBorders>
            <w:noWrap/>
            <w:vAlign w:val="center"/>
            <w:hideMark/>
          </w:tcPr>
          <w:p w14:paraId="063E6C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0" w:type="pct"/>
            <w:tcBorders>
              <w:bottom w:val="single" w:sz="4" w:space="0" w:color="auto"/>
            </w:tcBorders>
            <w:noWrap/>
            <w:vAlign w:val="center"/>
            <w:hideMark/>
          </w:tcPr>
          <w:p w14:paraId="23D3C03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60" w:type="pct"/>
            <w:tcBorders>
              <w:bottom w:val="single" w:sz="4" w:space="0" w:color="auto"/>
            </w:tcBorders>
            <w:noWrap/>
            <w:vAlign w:val="center"/>
            <w:hideMark/>
          </w:tcPr>
          <w:p w14:paraId="0D81AD3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0EC8CEF"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9AE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办公设备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3F53"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C4E2F"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044CE"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C639B"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62A2C"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109177A1"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79A7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服务器</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CD74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BFD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862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5BEE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977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7AD095F6"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7032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开发设备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FBFD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24000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F4D1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CFE6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FB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6E8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6C5CB9C2"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5E6D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其他</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C1D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DD7E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0C81B" w14:textId="7414E4CA" w:rsidR="003D709B" w:rsidRPr="003A7F70" w:rsidRDefault="00902C89" w:rsidP="00902C89">
            <w:pPr>
              <w:widowControl/>
              <w:spacing w:line="360" w:lineRule="auto"/>
              <w:rPr>
                <w:rFonts w:ascii="宋体" w:eastAsia="宋体" w:hAnsi="宋体" w:cs="宋体"/>
                <w:color w:val="000000"/>
                <w:kern w:val="0"/>
              </w:rPr>
            </w:pPr>
            <w:r>
              <w:rPr>
                <w:rFonts w:ascii="宋体" w:eastAsia="宋体" w:hAnsi="宋体" w:cs="宋体" w:hint="eastAsia"/>
                <w:color w:val="000000"/>
                <w:kern w:val="0"/>
              </w:rPr>
              <w:t xml:space="preserve">  </w:t>
            </w:r>
            <w:r w:rsidR="003D709B"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9921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5835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3D709B" w:rsidRPr="003A7F70" w14:paraId="4D7371B0"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2BCE"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合计</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0601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24B0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5707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30B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0B74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bl>
    <w:p w14:paraId="60DD3970" w14:textId="77777777" w:rsidR="003D709B" w:rsidRPr="003A7F70" w:rsidRDefault="003D709B" w:rsidP="00BB7490">
      <w:pPr>
        <w:spacing w:line="360" w:lineRule="auto"/>
        <w:rPr>
          <w:rFonts w:ascii="宋体" w:eastAsia="宋体" w:hAnsi="宋体"/>
        </w:rPr>
      </w:pPr>
    </w:p>
    <w:p w14:paraId="21F168F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成本费用估计（单位：元）</w:t>
      </w:r>
    </w:p>
    <w:tbl>
      <w:tblPr>
        <w:tblW w:w="4695"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298"/>
        <w:gridCol w:w="1351"/>
        <w:gridCol w:w="1350"/>
        <w:gridCol w:w="1351"/>
        <w:gridCol w:w="1256"/>
      </w:tblGrid>
      <w:tr w:rsidR="003D709B" w:rsidRPr="003A7F70" w14:paraId="53CFB7C4" w14:textId="77777777" w:rsidTr="008A2F2F">
        <w:trPr>
          <w:trHeight w:val="280"/>
        </w:trPr>
        <w:tc>
          <w:tcPr>
            <w:tcW w:w="756" w:type="pct"/>
            <w:tcBorders>
              <w:bottom w:val="single" w:sz="4" w:space="0" w:color="auto"/>
            </w:tcBorders>
            <w:shd w:val="clear" w:color="auto" w:fill="auto"/>
            <w:noWrap/>
            <w:vAlign w:val="center"/>
            <w:hideMark/>
          </w:tcPr>
          <w:p w14:paraId="455569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34" w:type="pct"/>
            <w:tcBorders>
              <w:bottom w:val="single" w:sz="4" w:space="0" w:color="auto"/>
            </w:tcBorders>
            <w:shd w:val="clear" w:color="auto" w:fill="auto"/>
            <w:noWrap/>
            <w:vAlign w:val="center"/>
            <w:hideMark/>
          </w:tcPr>
          <w:p w14:paraId="78C0516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8" w:type="pct"/>
            <w:tcBorders>
              <w:bottom w:val="single" w:sz="4" w:space="0" w:color="auto"/>
            </w:tcBorders>
            <w:shd w:val="clear" w:color="auto" w:fill="auto"/>
            <w:noWrap/>
            <w:vAlign w:val="center"/>
            <w:hideMark/>
          </w:tcPr>
          <w:p w14:paraId="04FF68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7" w:type="pct"/>
            <w:tcBorders>
              <w:bottom w:val="single" w:sz="4" w:space="0" w:color="auto"/>
            </w:tcBorders>
            <w:shd w:val="clear" w:color="auto" w:fill="auto"/>
            <w:noWrap/>
            <w:vAlign w:val="center"/>
            <w:hideMark/>
          </w:tcPr>
          <w:p w14:paraId="555819F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8" w:type="pct"/>
            <w:tcBorders>
              <w:bottom w:val="single" w:sz="4" w:space="0" w:color="auto"/>
            </w:tcBorders>
            <w:shd w:val="clear" w:color="auto" w:fill="auto"/>
            <w:noWrap/>
            <w:vAlign w:val="center"/>
            <w:hideMark/>
          </w:tcPr>
          <w:p w14:paraId="2FE8E6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07" w:type="pct"/>
            <w:tcBorders>
              <w:bottom w:val="single" w:sz="4" w:space="0" w:color="auto"/>
            </w:tcBorders>
            <w:shd w:val="clear" w:color="auto" w:fill="auto"/>
            <w:noWrap/>
            <w:vAlign w:val="center"/>
            <w:hideMark/>
          </w:tcPr>
          <w:p w14:paraId="14CE925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F4C9EF5"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9B697" w14:textId="77777777" w:rsidR="003D709B" w:rsidRPr="003A7F70" w:rsidRDefault="003D709B" w:rsidP="008A2F2F">
            <w:pPr>
              <w:widowControl/>
              <w:spacing w:line="360" w:lineRule="auto"/>
              <w:jc w:val="center"/>
              <w:rPr>
                <w:rFonts w:ascii="宋体" w:eastAsia="宋体" w:hAnsi="宋体"/>
                <w:color w:val="000000"/>
              </w:rPr>
            </w:pPr>
            <w:r w:rsidRPr="003A7F70">
              <w:rPr>
                <w:rFonts w:ascii="宋体" w:eastAsia="宋体" w:hAnsi="宋体" w:hint="eastAsia"/>
                <w:color w:val="000000"/>
              </w:rPr>
              <w:t>工资</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974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239000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E18C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303000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FEC9"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356000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0331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422000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50F6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461000</w:t>
            </w:r>
          </w:p>
        </w:tc>
      </w:tr>
      <w:tr w:rsidR="003D709B" w:rsidRPr="003A7F70" w14:paraId="6762DFE2"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B1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场地租金</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35B7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F99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F9D4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285B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43000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F8E4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48000</w:t>
            </w:r>
          </w:p>
        </w:tc>
      </w:tr>
      <w:tr w:rsidR="003D709B" w:rsidRPr="003A7F70" w14:paraId="2B8EC47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3DEF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研发费用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E2303"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34640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23681" w14:textId="16C9C998"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54600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1DBFE" w14:textId="13647A06"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101120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14CAF" w14:textId="35BF585A"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122920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78BE6" w14:textId="3C022F31"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14498</w:t>
            </w:r>
            <w:r w:rsidR="001073A9">
              <w:rPr>
                <w:rFonts w:ascii="宋体" w:eastAsia="宋体" w:hAnsi="宋体" w:hint="eastAsia"/>
                <w:color w:val="000000"/>
              </w:rPr>
              <w:t>2</w:t>
            </w:r>
          </w:p>
        </w:tc>
      </w:tr>
      <w:tr w:rsidR="003D709B" w:rsidRPr="003A7F70" w14:paraId="43065A1F"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478E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宣传费用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FF88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119500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F655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151500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F508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178000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2604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211000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3837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230500</w:t>
            </w:r>
          </w:p>
        </w:tc>
      </w:tr>
      <w:tr w:rsidR="003D709B" w:rsidRPr="003A7F70" w14:paraId="36A2B43C"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C297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折旧费用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514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11400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F1B7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13400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C8C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20660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6EB2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23160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8438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25760</w:t>
            </w:r>
          </w:p>
        </w:tc>
      </w:tr>
      <w:tr w:rsidR="003D709B" w:rsidRPr="003A7F70" w14:paraId="464CF2E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92BC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摊销费</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0494D"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9060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952E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D196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4F7A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r>
      <w:tr w:rsidR="003D709B" w:rsidRPr="003A7F70" w14:paraId="72159007"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00A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其他</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7DE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16800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E09F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18000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13D0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22000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EBF0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24000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47EE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26000</w:t>
            </w:r>
          </w:p>
        </w:tc>
      </w:tr>
      <w:tr w:rsidR="003D709B" w:rsidRPr="003A7F70" w14:paraId="2E916A4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33F26"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总计</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A7024"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475340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CFF07" w14:textId="75DB7163"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594500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08364" w14:textId="58A6B255"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735780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D509E" w14:textId="356E2DCC"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866080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AAD92" w14:textId="626031EF"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956242</w:t>
            </w:r>
          </w:p>
        </w:tc>
      </w:tr>
      <w:tr w:rsidR="003D709B" w:rsidRPr="003A7F70" w14:paraId="5707D98A"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A7983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经营成本</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863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443940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8E0676" w14:textId="6267C8F4"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561100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9AA698" w14:textId="0F75CA4C"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695120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F60B3C" w14:textId="613177A0"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8229180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19B37F" w14:textId="262FA065"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910482</w:t>
            </w:r>
          </w:p>
        </w:tc>
      </w:tr>
    </w:tbl>
    <w:p w14:paraId="63316B22" w14:textId="77777777" w:rsidR="003D709B" w:rsidRPr="003A7F70" w:rsidRDefault="003D709B" w:rsidP="00BB7490">
      <w:pPr>
        <w:pStyle w:val="a3"/>
        <w:spacing w:line="360" w:lineRule="auto"/>
        <w:ind w:left="480" w:firstLineChars="0" w:firstLine="0"/>
        <w:rPr>
          <w:rFonts w:ascii="宋体" w:eastAsia="宋体" w:hAnsi="宋体"/>
        </w:rPr>
      </w:pPr>
    </w:p>
    <w:p w14:paraId="79E7D5A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工资费用：员工种类与总薪酬如下表所示</w:t>
      </w:r>
    </w:p>
    <w:tbl>
      <w:tblPr>
        <w:tblW w:w="474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339"/>
        <w:gridCol w:w="1339"/>
        <w:gridCol w:w="1339"/>
        <w:gridCol w:w="1338"/>
        <w:gridCol w:w="1338"/>
      </w:tblGrid>
      <w:tr w:rsidR="003D709B" w:rsidRPr="003A7F70" w14:paraId="7D7B829F" w14:textId="77777777" w:rsidTr="008A2F2F">
        <w:trPr>
          <w:trHeight w:val="280"/>
        </w:trPr>
        <w:tc>
          <w:tcPr>
            <w:tcW w:w="611" w:type="pct"/>
            <w:shd w:val="clear" w:color="auto" w:fill="auto"/>
            <w:noWrap/>
            <w:vAlign w:val="center"/>
            <w:hideMark/>
          </w:tcPr>
          <w:p w14:paraId="4DFD8EB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78" w:type="pct"/>
            <w:shd w:val="clear" w:color="auto" w:fill="auto"/>
            <w:noWrap/>
            <w:vAlign w:val="center"/>
            <w:hideMark/>
          </w:tcPr>
          <w:p w14:paraId="1358CAF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78" w:type="pct"/>
            <w:shd w:val="clear" w:color="auto" w:fill="auto"/>
            <w:noWrap/>
            <w:vAlign w:val="center"/>
            <w:hideMark/>
          </w:tcPr>
          <w:p w14:paraId="506E25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78" w:type="pct"/>
            <w:shd w:val="clear" w:color="auto" w:fill="auto"/>
            <w:noWrap/>
            <w:vAlign w:val="center"/>
            <w:hideMark/>
          </w:tcPr>
          <w:p w14:paraId="2CA01CA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77" w:type="pct"/>
            <w:shd w:val="clear" w:color="auto" w:fill="auto"/>
            <w:noWrap/>
            <w:vAlign w:val="center"/>
            <w:hideMark/>
          </w:tcPr>
          <w:p w14:paraId="1576EA2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77" w:type="pct"/>
            <w:shd w:val="clear" w:color="auto" w:fill="auto"/>
            <w:noWrap/>
            <w:vAlign w:val="center"/>
            <w:hideMark/>
          </w:tcPr>
          <w:p w14:paraId="0E01FE0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4E9DCCD8" w14:textId="77777777" w:rsidTr="008A2F2F">
        <w:trPr>
          <w:trHeight w:val="280"/>
        </w:trPr>
        <w:tc>
          <w:tcPr>
            <w:tcW w:w="611" w:type="pct"/>
            <w:shd w:val="clear" w:color="auto" w:fill="auto"/>
            <w:noWrap/>
            <w:vAlign w:val="center"/>
            <w:hideMark/>
          </w:tcPr>
          <w:p w14:paraId="064F086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管理人员</w:t>
            </w:r>
          </w:p>
        </w:tc>
        <w:tc>
          <w:tcPr>
            <w:tcW w:w="878" w:type="pct"/>
            <w:shd w:val="clear" w:color="auto" w:fill="auto"/>
            <w:noWrap/>
            <w:vAlign w:val="center"/>
            <w:hideMark/>
          </w:tcPr>
          <w:p w14:paraId="2102D8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70000</w:t>
            </w:r>
          </w:p>
        </w:tc>
        <w:tc>
          <w:tcPr>
            <w:tcW w:w="878" w:type="pct"/>
            <w:shd w:val="clear" w:color="auto" w:fill="auto"/>
            <w:noWrap/>
            <w:vAlign w:val="center"/>
            <w:hideMark/>
          </w:tcPr>
          <w:p w14:paraId="052722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90000</w:t>
            </w:r>
          </w:p>
        </w:tc>
        <w:tc>
          <w:tcPr>
            <w:tcW w:w="878" w:type="pct"/>
            <w:shd w:val="clear" w:color="auto" w:fill="auto"/>
            <w:noWrap/>
            <w:vAlign w:val="center"/>
            <w:hideMark/>
          </w:tcPr>
          <w:p w14:paraId="496DB44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100000</w:t>
            </w:r>
          </w:p>
        </w:tc>
        <w:tc>
          <w:tcPr>
            <w:tcW w:w="877" w:type="pct"/>
            <w:shd w:val="clear" w:color="auto" w:fill="auto"/>
            <w:noWrap/>
            <w:vAlign w:val="center"/>
            <w:hideMark/>
          </w:tcPr>
          <w:p w14:paraId="10AB254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120000</w:t>
            </w:r>
          </w:p>
        </w:tc>
        <w:tc>
          <w:tcPr>
            <w:tcW w:w="877" w:type="pct"/>
            <w:shd w:val="clear" w:color="auto" w:fill="auto"/>
            <w:noWrap/>
            <w:vAlign w:val="center"/>
            <w:hideMark/>
          </w:tcPr>
          <w:p w14:paraId="10C0C6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130000</w:t>
            </w:r>
          </w:p>
        </w:tc>
      </w:tr>
      <w:tr w:rsidR="003D709B" w:rsidRPr="003A7F70" w14:paraId="25BE6A14" w14:textId="77777777" w:rsidTr="008A2F2F">
        <w:trPr>
          <w:trHeight w:val="280"/>
        </w:trPr>
        <w:tc>
          <w:tcPr>
            <w:tcW w:w="611" w:type="pct"/>
            <w:shd w:val="clear" w:color="auto" w:fill="auto"/>
            <w:noWrap/>
            <w:vAlign w:val="center"/>
            <w:hideMark/>
          </w:tcPr>
          <w:p w14:paraId="16C84F8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技术人员</w:t>
            </w:r>
          </w:p>
        </w:tc>
        <w:tc>
          <w:tcPr>
            <w:tcW w:w="878" w:type="pct"/>
            <w:shd w:val="clear" w:color="auto" w:fill="auto"/>
            <w:noWrap/>
            <w:vAlign w:val="center"/>
            <w:hideMark/>
          </w:tcPr>
          <w:p w14:paraId="1D9F34A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69000</w:t>
            </w:r>
          </w:p>
        </w:tc>
        <w:tc>
          <w:tcPr>
            <w:tcW w:w="878" w:type="pct"/>
            <w:shd w:val="clear" w:color="auto" w:fill="auto"/>
            <w:noWrap/>
            <w:vAlign w:val="center"/>
            <w:hideMark/>
          </w:tcPr>
          <w:p w14:paraId="7FB398E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88000</w:t>
            </w:r>
          </w:p>
        </w:tc>
        <w:tc>
          <w:tcPr>
            <w:tcW w:w="878" w:type="pct"/>
            <w:shd w:val="clear" w:color="auto" w:fill="auto"/>
            <w:noWrap/>
            <w:vAlign w:val="center"/>
            <w:hideMark/>
          </w:tcPr>
          <w:p w14:paraId="27FD8C2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99000</w:t>
            </w:r>
          </w:p>
        </w:tc>
        <w:tc>
          <w:tcPr>
            <w:tcW w:w="877" w:type="pct"/>
            <w:shd w:val="clear" w:color="auto" w:fill="auto"/>
            <w:noWrap/>
            <w:vAlign w:val="center"/>
            <w:hideMark/>
          </w:tcPr>
          <w:p w14:paraId="44F7149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116000</w:t>
            </w:r>
          </w:p>
        </w:tc>
        <w:tc>
          <w:tcPr>
            <w:tcW w:w="877" w:type="pct"/>
            <w:shd w:val="clear" w:color="auto" w:fill="auto"/>
            <w:noWrap/>
            <w:vAlign w:val="center"/>
            <w:hideMark/>
          </w:tcPr>
          <w:p w14:paraId="55DD4C2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125000</w:t>
            </w:r>
          </w:p>
        </w:tc>
      </w:tr>
      <w:tr w:rsidR="003D709B" w:rsidRPr="003A7F70" w14:paraId="5E6F617D" w14:textId="77777777" w:rsidTr="008A2F2F">
        <w:trPr>
          <w:trHeight w:val="280"/>
        </w:trPr>
        <w:tc>
          <w:tcPr>
            <w:tcW w:w="611" w:type="pct"/>
            <w:shd w:val="clear" w:color="auto" w:fill="auto"/>
            <w:noWrap/>
            <w:vAlign w:val="center"/>
            <w:hideMark/>
          </w:tcPr>
          <w:p w14:paraId="14F83DD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财务人员</w:t>
            </w:r>
          </w:p>
        </w:tc>
        <w:tc>
          <w:tcPr>
            <w:tcW w:w="878" w:type="pct"/>
            <w:shd w:val="clear" w:color="auto" w:fill="auto"/>
            <w:noWrap/>
            <w:vAlign w:val="center"/>
            <w:hideMark/>
          </w:tcPr>
          <w:p w14:paraId="1267FF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52000</w:t>
            </w:r>
          </w:p>
        </w:tc>
        <w:tc>
          <w:tcPr>
            <w:tcW w:w="878" w:type="pct"/>
            <w:shd w:val="clear" w:color="auto" w:fill="auto"/>
            <w:noWrap/>
            <w:vAlign w:val="center"/>
            <w:hideMark/>
          </w:tcPr>
          <w:p w14:paraId="3AB048D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63000</w:t>
            </w:r>
          </w:p>
        </w:tc>
        <w:tc>
          <w:tcPr>
            <w:tcW w:w="878" w:type="pct"/>
            <w:shd w:val="clear" w:color="auto" w:fill="auto"/>
            <w:noWrap/>
            <w:vAlign w:val="center"/>
            <w:hideMark/>
          </w:tcPr>
          <w:p w14:paraId="17E69BD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84000</w:t>
            </w:r>
          </w:p>
        </w:tc>
        <w:tc>
          <w:tcPr>
            <w:tcW w:w="877" w:type="pct"/>
            <w:shd w:val="clear" w:color="auto" w:fill="auto"/>
            <w:noWrap/>
            <w:vAlign w:val="center"/>
            <w:hideMark/>
          </w:tcPr>
          <w:p w14:paraId="04F59B7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97000</w:t>
            </w:r>
          </w:p>
        </w:tc>
        <w:tc>
          <w:tcPr>
            <w:tcW w:w="877" w:type="pct"/>
            <w:shd w:val="clear" w:color="auto" w:fill="auto"/>
            <w:noWrap/>
            <w:vAlign w:val="center"/>
            <w:hideMark/>
          </w:tcPr>
          <w:p w14:paraId="5D59F0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108000</w:t>
            </w:r>
          </w:p>
        </w:tc>
      </w:tr>
      <w:tr w:rsidR="003D709B" w:rsidRPr="003A7F70" w14:paraId="72F32A22" w14:textId="77777777" w:rsidTr="008A2F2F">
        <w:trPr>
          <w:trHeight w:val="280"/>
        </w:trPr>
        <w:tc>
          <w:tcPr>
            <w:tcW w:w="611" w:type="pct"/>
            <w:shd w:val="clear" w:color="auto" w:fill="auto"/>
            <w:noWrap/>
            <w:vAlign w:val="center"/>
            <w:hideMark/>
          </w:tcPr>
          <w:p w14:paraId="71FB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客服人员</w:t>
            </w:r>
          </w:p>
        </w:tc>
        <w:tc>
          <w:tcPr>
            <w:tcW w:w="878" w:type="pct"/>
            <w:shd w:val="clear" w:color="auto" w:fill="auto"/>
            <w:noWrap/>
            <w:vAlign w:val="center"/>
            <w:hideMark/>
          </w:tcPr>
          <w:p w14:paraId="669ADD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48000</w:t>
            </w:r>
          </w:p>
        </w:tc>
        <w:tc>
          <w:tcPr>
            <w:tcW w:w="878" w:type="pct"/>
            <w:shd w:val="clear" w:color="auto" w:fill="auto"/>
            <w:noWrap/>
            <w:vAlign w:val="center"/>
            <w:hideMark/>
          </w:tcPr>
          <w:p w14:paraId="5E2E8AF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62000</w:t>
            </w:r>
          </w:p>
        </w:tc>
        <w:tc>
          <w:tcPr>
            <w:tcW w:w="878" w:type="pct"/>
            <w:shd w:val="clear" w:color="auto" w:fill="auto"/>
            <w:noWrap/>
            <w:vAlign w:val="center"/>
            <w:hideMark/>
          </w:tcPr>
          <w:p w14:paraId="3A96588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73000</w:t>
            </w:r>
          </w:p>
        </w:tc>
        <w:tc>
          <w:tcPr>
            <w:tcW w:w="877" w:type="pct"/>
            <w:shd w:val="clear" w:color="auto" w:fill="auto"/>
            <w:noWrap/>
            <w:vAlign w:val="center"/>
            <w:hideMark/>
          </w:tcPr>
          <w:p w14:paraId="34CE5C3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89000</w:t>
            </w:r>
          </w:p>
        </w:tc>
        <w:tc>
          <w:tcPr>
            <w:tcW w:w="877" w:type="pct"/>
            <w:shd w:val="clear" w:color="auto" w:fill="auto"/>
            <w:noWrap/>
            <w:vAlign w:val="center"/>
            <w:hideMark/>
          </w:tcPr>
          <w:p w14:paraId="6BB3FCB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98000</w:t>
            </w:r>
          </w:p>
        </w:tc>
      </w:tr>
      <w:tr w:rsidR="003D709B" w:rsidRPr="003A7F70" w14:paraId="7314B8BC" w14:textId="77777777" w:rsidTr="008A2F2F">
        <w:trPr>
          <w:trHeight w:val="280"/>
        </w:trPr>
        <w:tc>
          <w:tcPr>
            <w:tcW w:w="611" w:type="pct"/>
            <w:shd w:val="clear" w:color="auto" w:fill="auto"/>
            <w:noWrap/>
            <w:vAlign w:val="center"/>
            <w:hideMark/>
          </w:tcPr>
          <w:p w14:paraId="75A44DF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总计</w:t>
            </w:r>
          </w:p>
        </w:tc>
        <w:tc>
          <w:tcPr>
            <w:tcW w:w="878" w:type="pct"/>
            <w:shd w:val="clear" w:color="auto" w:fill="auto"/>
            <w:noWrap/>
            <w:vAlign w:val="center"/>
            <w:hideMark/>
          </w:tcPr>
          <w:p w14:paraId="3B4FE1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239000</w:t>
            </w:r>
          </w:p>
        </w:tc>
        <w:tc>
          <w:tcPr>
            <w:tcW w:w="878" w:type="pct"/>
            <w:shd w:val="clear" w:color="auto" w:fill="auto"/>
            <w:noWrap/>
            <w:vAlign w:val="center"/>
            <w:hideMark/>
          </w:tcPr>
          <w:p w14:paraId="0279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303000</w:t>
            </w:r>
          </w:p>
        </w:tc>
        <w:tc>
          <w:tcPr>
            <w:tcW w:w="878" w:type="pct"/>
            <w:shd w:val="clear" w:color="auto" w:fill="auto"/>
            <w:noWrap/>
            <w:vAlign w:val="center"/>
            <w:hideMark/>
          </w:tcPr>
          <w:p w14:paraId="1860981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356000</w:t>
            </w:r>
          </w:p>
        </w:tc>
        <w:tc>
          <w:tcPr>
            <w:tcW w:w="877" w:type="pct"/>
            <w:shd w:val="clear" w:color="auto" w:fill="auto"/>
            <w:noWrap/>
            <w:vAlign w:val="center"/>
            <w:hideMark/>
          </w:tcPr>
          <w:p w14:paraId="4CB6C2B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422000</w:t>
            </w:r>
          </w:p>
        </w:tc>
        <w:tc>
          <w:tcPr>
            <w:tcW w:w="877" w:type="pct"/>
            <w:shd w:val="clear" w:color="auto" w:fill="auto"/>
            <w:noWrap/>
            <w:vAlign w:val="center"/>
            <w:hideMark/>
          </w:tcPr>
          <w:p w14:paraId="1A5968C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461000</w:t>
            </w:r>
          </w:p>
        </w:tc>
      </w:tr>
    </w:tbl>
    <w:p w14:paraId="01DF551A" w14:textId="77777777" w:rsidR="003D709B" w:rsidRPr="006B2D78" w:rsidRDefault="003D709B" w:rsidP="006B2D78">
      <w:pPr>
        <w:spacing w:line="360" w:lineRule="auto"/>
        <w:rPr>
          <w:rFonts w:ascii="宋体" w:eastAsia="宋体" w:hAnsi="宋体"/>
        </w:rPr>
      </w:pPr>
    </w:p>
    <w:p w14:paraId="28C3085D" w14:textId="682C70A2"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研发费用：由于公司为技术导向型企业，</w:t>
      </w:r>
      <w:proofErr w:type="gramStart"/>
      <w:r w:rsidRPr="008D7F91">
        <w:rPr>
          <w:rFonts w:ascii="宋体" w:eastAsia="宋体" w:hAnsi="宋体" w:hint="eastAsia"/>
        </w:rPr>
        <w:t>研发比重占比较</w:t>
      </w:r>
      <w:proofErr w:type="gramEnd"/>
      <w:r w:rsidRPr="008D7F91">
        <w:rPr>
          <w:rFonts w:ascii="宋体" w:eastAsia="宋体" w:hAnsi="宋体" w:hint="eastAsia"/>
        </w:rPr>
        <w:t>大，每年研发费用按照当年的销售收入的8%计算。</w:t>
      </w:r>
    </w:p>
    <w:p w14:paraId="609A3D02" w14:textId="28C7E3E1"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宣传费用：按照</w:t>
      </w:r>
      <w:proofErr w:type="gramStart"/>
      <w:r w:rsidRPr="008D7F91">
        <w:rPr>
          <w:rFonts w:ascii="宋体" w:eastAsia="宋体" w:hAnsi="宋体" w:hint="eastAsia"/>
        </w:rPr>
        <w:t>每年员工</w:t>
      </w:r>
      <w:proofErr w:type="gramEnd"/>
      <w:r w:rsidRPr="008D7F91">
        <w:rPr>
          <w:rFonts w:ascii="宋体" w:eastAsia="宋体" w:hAnsi="宋体" w:hint="eastAsia"/>
        </w:rPr>
        <w:t>总薪酬的50%计算</w:t>
      </w:r>
    </w:p>
    <w:p w14:paraId="1E11FAF4" w14:textId="427C5C9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折旧费用：按照直线折旧法，假设固定资产残值为0，期限按照5年计算。</w:t>
      </w:r>
    </w:p>
    <w:p w14:paraId="32D52301"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摊销费：公司开办费假设为10万元，按照5年摊销。</w:t>
      </w:r>
    </w:p>
    <w:p w14:paraId="1FBDD00F" w14:textId="64E6B156" w:rsidR="00902C89" w:rsidRPr="00964A06" w:rsidRDefault="00964A06" w:rsidP="006F6F12">
      <w:pPr>
        <w:pStyle w:val="2"/>
        <w:spacing w:before="163" w:after="163"/>
      </w:pPr>
      <w:bookmarkStart w:id="174" w:name="_Toc507449691"/>
      <w:bookmarkStart w:id="175" w:name="_Toc507452907"/>
      <w:bookmarkStart w:id="176" w:name="_Toc507453181"/>
      <w:r>
        <w:rPr>
          <w:rFonts w:hint="eastAsia"/>
        </w:rPr>
        <w:t xml:space="preserve">9.4 </w:t>
      </w:r>
      <w:r w:rsidR="003D709B" w:rsidRPr="00964A06">
        <w:rPr>
          <w:rFonts w:hint="eastAsia"/>
        </w:rPr>
        <w:t>利润表</w:t>
      </w:r>
      <w:bookmarkEnd w:id="174"/>
      <w:bookmarkEnd w:id="175"/>
      <w:bookmarkEnd w:id="176"/>
    </w:p>
    <w:p w14:paraId="3E28359F" w14:textId="4FE39342" w:rsidR="003D709B" w:rsidRPr="00902C89" w:rsidRDefault="003D709B" w:rsidP="00902C89">
      <w:pPr>
        <w:spacing w:line="360" w:lineRule="auto"/>
        <w:ind w:firstLine="420"/>
        <w:rPr>
          <w:rFonts w:ascii="黑体" w:eastAsia="黑体" w:hAnsi="黑体"/>
          <w:sz w:val="28"/>
          <w:szCs w:val="28"/>
        </w:rPr>
      </w:pPr>
      <w:r w:rsidRPr="00902C89">
        <w:rPr>
          <w:rFonts w:ascii="宋体" w:eastAsia="宋体" w:hAnsi="宋体" w:hint="eastAsia"/>
        </w:rPr>
        <w:t>假设公司信誉良好，五年期间能达到用户期望，同时假设公司所得税按照25%计算，并且法定盈余公积金的比例为税后利润的10%，任意盈余公积金的比例为税后利润的5%，从投资第4年起将可供投资者分配利润的50%分配作为各投资方的利润。则预计公司5年的利润表如下表所示。（单位：元）</w:t>
      </w:r>
    </w:p>
    <w:p w14:paraId="279DFD10"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936"/>
        <w:gridCol w:w="1176"/>
        <w:gridCol w:w="1187"/>
        <w:gridCol w:w="1187"/>
        <w:gridCol w:w="1188"/>
      </w:tblGrid>
      <w:tr w:rsidR="00695CB0" w:rsidRPr="003A7F70" w14:paraId="719952EF" w14:textId="77777777" w:rsidTr="00695CB0">
        <w:trPr>
          <w:trHeight w:val="280"/>
        </w:trPr>
        <w:tc>
          <w:tcPr>
            <w:tcW w:w="1513" w:type="pct"/>
            <w:shd w:val="clear" w:color="auto" w:fill="auto"/>
            <w:noWrap/>
            <w:vAlign w:val="center"/>
            <w:hideMark/>
          </w:tcPr>
          <w:p w14:paraId="730222A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33F86AB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683" w:type="pct"/>
            <w:shd w:val="clear" w:color="auto" w:fill="auto"/>
            <w:noWrap/>
            <w:vAlign w:val="center"/>
            <w:hideMark/>
          </w:tcPr>
          <w:p w14:paraId="5C21ABE4"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753" w:type="pct"/>
            <w:shd w:val="clear" w:color="auto" w:fill="auto"/>
            <w:noWrap/>
            <w:vAlign w:val="center"/>
            <w:hideMark/>
          </w:tcPr>
          <w:p w14:paraId="12CC2E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753" w:type="pct"/>
            <w:shd w:val="clear" w:color="auto" w:fill="auto"/>
            <w:noWrap/>
            <w:vAlign w:val="center"/>
            <w:hideMark/>
          </w:tcPr>
          <w:p w14:paraId="3E1C364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53" w:type="pct"/>
            <w:shd w:val="clear" w:color="auto" w:fill="auto"/>
            <w:noWrap/>
            <w:vAlign w:val="center"/>
            <w:hideMark/>
          </w:tcPr>
          <w:p w14:paraId="5B5BF38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695CB0" w:rsidRPr="003A7F70" w14:paraId="2782E48F" w14:textId="77777777" w:rsidTr="00695CB0">
        <w:trPr>
          <w:trHeight w:val="280"/>
        </w:trPr>
        <w:tc>
          <w:tcPr>
            <w:tcW w:w="1513" w:type="pct"/>
            <w:shd w:val="clear" w:color="auto" w:fill="auto"/>
            <w:noWrap/>
            <w:vAlign w:val="center"/>
            <w:hideMark/>
          </w:tcPr>
          <w:p w14:paraId="220F881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48E3EE15" w14:textId="2DB5778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683" w:type="pct"/>
            <w:shd w:val="clear" w:color="auto" w:fill="auto"/>
            <w:noWrap/>
            <w:vAlign w:val="center"/>
            <w:hideMark/>
          </w:tcPr>
          <w:p w14:paraId="6B3189C5" w14:textId="2448A10A"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682492</w:t>
            </w:r>
          </w:p>
        </w:tc>
        <w:tc>
          <w:tcPr>
            <w:tcW w:w="753" w:type="pct"/>
            <w:shd w:val="clear" w:color="auto" w:fill="auto"/>
            <w:noWrap/>
            <w:vAlign w:val="center"/>
            <w:hideMark/>
          </w:tcPr>
          <w:p w14:paraId="667F4B37" w14:textId="4A801C5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753" w:type="pct"/>
            <w:shd w:val="clear" w:color="auto" w:fill="auto"/>
            <w:noWrap/>
            <w:vAlign w:val="center"/>
            <w:hideMark/>
          </w:tcPr>
          <w:p w14:paraId="3C75788A" w14:textId="0818CDF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753" w:type="pct"/>
            <w:shd w:val="clear" w:color="auto" w:fill="auto"/>
            <w:noWrap/>
            <w:vAlign w:val="center"/>
            <w:hideMark/>
          </w:tcPr>
          <w:p w14:paraId="019E0DC5" w14:textId="1DF201E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695CB0" w:rsidRPr="003A7F70" w14:paraId="6E7B610C" w14:textId="77777777" w:rsidTr="00695CB0">
        <w:trPr>
          <w:trHeight w:val="280"/>
        </w:trPr>
        <w:tc>
          <w:tcPr>
            <w:tcW w:w="1513" w:type="pct"/>
            <w:shd w:val="clear" w:color="auto" w:fill="auto"/>
            <w:noWrap/>
            <w:vAlign w:val="center"/>
            <w:hideMark/>
          </w:tcPr>
          <w:p w14:paraId="6386F8F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4C094DB1" w14:textId="34C7F3C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683" w:type="pct"/>
            <w:shd w:val="clear" w:color="auto" w:fill="auto"/>
            <w:noWrap/>
            <w:vAlign w:val="center"/>
            <w:hideMark/>
          </w:tcPr>
          <w:p w14:paraId="1BF66581"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20474.8</w:t>
            </w:r>
          </w:p>
        </w:tc>
        <w:tc>
          <w:tcPr>
            <w:tcW w:w="753" w:type="pct"/>
            <w:shd w:val="clear" w:color="auto" w:fill="auto"/>
            <w:noWrap/>
            <w:vAlign w:val="center"/>
            <w:hideMark/>
          </w:tcPr>
          <w:p w14:paraId="56A0D669" w14:textId="646AF32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753" w:type="pct"/>
            <w:shd w:val="clear" w:color="auto" w:fill="auto"/>
            <w:noWrap/>
            <w:vAlign w:val="center"/>
            <w:hideMark/>
          </w:tcPr>
          <w:p w14:paraId="734E5E19" w14:textId="7384524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695CB0">
              <w:rPr>
                <w:rFonts w:ascii="宋体" w:eastAsia="宋体" w:hAnsi="宋体" w:cs="宋体" w:hint="eastAsia"/>
                <w:color w:val="000000"/>
                <w:kern w:val="0"/>
              </w:rPr>
              <w:t>5</w:t>
            </w:r>
          </w:p>
        </w:tc>
        <w:tc>
          <w:tcPr>
            <w:tcW w:w="753" w:type="pct"/>
            <w:shd w:val="clear" w:color="auto" w:fill="auto"/>
            <w:noWrap/>
            <w:vAlign w:val="center"/>
            <w:hideMark/>
          </w:tcPr>
          <w:p w14:paraId="207CCAC3" w14:textId="5C1819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695CB0" w:rsidRPr="003A7F70" w14:paraId="660777D3" w14:textId="77777777" w:rsidTr="00695CB0">
        <w:trPr>
          <w:trHeight w:val="280"/>
        </w:trPr>
        <w:tc>
          <w:tcPr>
            <w:tcW w:w="1513" w:type="pct"/>
            <w:shd w:val="clear" w:color="auto" w:fill="auto"/>
            <w:noWrap/>
            <w:vAlign w:val="center"/>
            <w:hideMark/>
          </w:tcPr>
          <w:p w14:paraId="0E46EAC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总成本费用</w:t>
            </w:r>
          </w:p>
        </w:tc>
        <w:tc>
          <w:tcPr>
            <w:tcW w:w="545" w:type="pct"/>
            <w:shd w:val="clear" w:color="auto" w:fill="auto"/>
            <w:noWrap/>
            <w:vAlign w:val="center"/>
            <w:hideMark/>
          </w:tcPr>
          <w:p w14:paraId="51A94023" w14:textId="514119C2"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475340</w:t>
            </w:r>
          </w:p>
        </w:tc>
        <w:tc>
          <w:tcPr>
            <w:tcW w:w="683" w:type="pct"/>
            <w:shd w:val="clear" w:color="auto" w:fill="auto"/>
            <w:noWrap/>
            <w:vAlign w:val="center"/>
            <w:hideMark/>
          </w:tcPr>
          <w:p w14:paraId="650E5DD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594499.4</w:t>
            </w:r>
          </w:p>
        </w:tc>
        <w:tc>
          <w:tcPr>
            <w:tcW w:w="753" w:type="pct"/>
            <w:shd w:val="clear" w:color="auto" w:fill="auto"/>
            <w:noWrap/>
            <w:vAlign w:val="center"/>
            <w:hideMark/>
          </w:tcPr>
          <w:p w14:paraId="73342813" w14:textId="3657ADC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735780</w:t>
            </w:r>
          </w:p>
        </w:tc>
        <w:tc>
          <w:tcPr>
            <w:tcW w:w="753" w:type="pct"/>
            <w:shd w:val="clear" w:color="auto" w:fill="auto"/>
            <w:noWrap/>
            <w:vAlign w:val="center"/>
            <w:hideMark/>
          </w:tcPr>
          <w:p w14:paraId="32F2489B" w14:textId="0874653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866080</w:t>
            </w:r>
          </w:p>
        </w:tc>
        <w:tc>
          <w:tcPr>
            <w:tcW w:w="753" w:type="pct"/>
            <w:shd w:val="clear" w:color="auto" w:fill="auto"/>
            <w:noWrap/>
            <w:vAlign w:val="center"/>
            <w:hideMark/>
          </w:tcPr>
          <w:p w14:paraId="13D824C6" w14:textId="0A80277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95624</w:t>
            </w:r>
            <w:r w:rsidR="00695CB0">
              <w:rPr>
                <w:rFonts w:ascii="宋体" w:eastAsia="宋体" w:hAnsi="宋体" w:cs="宋体" w:hint="eastAsia"/>
                <w:color w:val="000000"/>
                <w:kern w:val="0"/>
              </w:rPr>
              <w:t>2</w:t>
            </w:r>
          </w:p>
        </w:tc>
      </w:tr>
      <w:tr w:rsidR="00695CB0" w:rsidRPr="003A7F70" w14:paraId="3112E79B" w14:textId="77777777" w:rsidTr="00695CB0">
        <w:trPr>
          <w:trHeight w:val="280"/>
        </w:trPr>
        <w:tc>
          <w:tcPr>
            <w:tcW w:w="1513" w:type="pct"/>
            <w:shd w:val="clear" w:color="auto" w:fill="auto"/>
            <w:noWrap/>
            <w:vAlign w:val="center"/>
            <w:hideMark/>
          </w:tcPr>
          <w:p w14:paraId="478CC6D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利润总额</w:t>
            </w:r>
          </w:p>
        </w:tc>
        <w:tc>
          <w:tcPr>
            <w:tcW w:w="545" w:type="pct"/>
            <w:shd w:val="clear" w:color="auto" w:fill="auto"/>
            <w:noWrap/>
            <w:vAlign w:val="center"/>
            <w:hideMark/>
          </w:tcPr>
          <w:p w14:paraId="7EB45913" w14:textId="22F000CC"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-5533</w:t>
            </w:r>
            <w:r w:rsidR="003D709B" w:rsidRPr="003A7F70">
              <w:rPr>
                <w:rFonts w:ascii="宋体" w:eastAsia="宋体" w:hAnsi="宋体" w:cs="宋体" w:hint="eastAsia"/>
                <w:color w:val="000000"/>
                <w:kern w:val="0"/>
              </w:rPr>
              <w:t>0</w:t>
            </w:r>
          </w:p>
        </w:tc>
        <w:tc>
          <w:tcPr>
            <w:tcW w:w="683" w:type="pct"/>
            <w:shd w:val="clear" w:color="auto" w:fill="auto"/>
            <w:noWrap/>
            <w:vAlign w:val="center"/>
            <w:hideMark/>
          </w:tcPr>
          <w:p w14:paraId="67CA389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67517.9</w:t>
            </w:r>
          </w:p>
        </w:tc>
        <w:tc>
          <w:tcPr>
            <w:tcW w:w="753" w:type="pct"/>
            <w:shd w:val="clear" w:color="auto" w:fill="auto"/>
            <w:noWrap/>
            <w:vAlign w:val="center"/>
            <w:hideMark/>
          </w:tcPr>
          <w:p w14:paraId="53EA0173" w14:textId="1AD8EA81"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34677A3" w14:textId="352C1C5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1688068" w14:textId="5CFF08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F629FAE" w14:textId="77777777" w:rsidTr="00695CB0">
        <w:trPr>
          <w:trHeight w:val="280"/>
        </w:trPr>
        <w:tc>
          <w:tcPr>
            <w:tcW w:w="1513" w:type="pct"/>
            <w:shd w:val="clear" w:color="auto" w:fill="auto"/>
            <w:noWrap/>
            <w:vAlign w:val="center"/>
            <w:hideMark/>
          </w:tcPr>
          <w:p w14:paraId="3D4BE64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弥补以前年度亏损</w:t>
            </w:r>
          </w:p>
        </w:tc>
        <w:tc>
          <w:tcPr>
            <w:tcW w:w="545" w:type="pct"/>
            <w:shd w:val="clear" w:color="auto" w:fill="auto"/>
            <w:noWrap/>
            <w:vAlign w:val="center"/>
            <w:hideMark/>
          </w:tcPr>
          <w:p w14:paraId="23CDD16A" w14:textId="19EB8F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9E79C0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55330.0</w:t>
            </w:r>
          </w:p>
        </w:tc>
        <w:tc>
          <w:tcPr>
            <w:tcW w:w="753" w:type="pct"/>
            <w:shd w:val="clear" w:color="auto" w:fill="auto"/>
            <w:noWrap/>
            <w:vAlign w:val="center"/>
            <w:hideMark/>
          </w:tcPr>
          <w:p w14:paraId="3558E406" w14:textId="083D63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2E309837" w14:textId="3A22099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94C4E40" w14:textId="77843D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695CB0" w:rsidRPr="003A7F70" w14:paraId="68C54DBD" w14:textId="77777777" w:rsidTr="00695CB0">
        <w:trPr>
          <w:trHeight w:val="280"/>
        </w:trPr>
        <w:tc>
          <w:tcPr>
            <w:tcW w:w="1513" w:type="pct"/>
            <w:shd w:val="clear" w:color="auto" w:fill="auto"/>
            <w:noWrap/>
            <w:vAlign w:val="center"/>
            <w:hideMark/>
          </w:tcPr>
          <w:p w14:paraId="2594930E"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应纳税所得额</w:t>
            </w:r>
          </w:p>
        </w:tc>
        <w:tc>
          <w:tcPr>
            <w:tcW w:w="545" w:type="pct"/>
            <w:shd w:val="clear" w:color="auto" w:fill="auto"/>
            <w:noWrap/>
            <w:vAlign w:val="center"/>
            <w:hideMark/>
          </w:tcPr>
          <w:p w14:paraId="4FDA4671" w14:textId="6E7FC54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3CD4C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12187.9</w:t>
            </w:r>
          </w:p>
        </w:tc>
        <w:tc>
          <w:tcPr>
            <w:tcW w:w="753" w:type="pct"/>
            <w:shd w:val="clear" w:color="auto" w:fill="auto"/>
            <w:noWrap/>
            <w:vAlign w:val="center"/>
            <w:hideMark/>
          </w:tcPr>
          <w:p w14:paraId="75F89561" w14:textId="4178B0D6"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C87B082" w14:textId="7B04DE9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C8B583F" w14:textId="03C03A9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608684F" w14:textId="77777777" w:rsidTr="00695CB0">
        <w:trPr>
          <w:trHeight w:val="280"/>
        </w:trPr>
        <w:tc>
          <w:tcPr>
            <w:tcW w:w="1513" w:type="pct"/>
            <w:shd w:val="clear" w:color="auto" w:fill="auto"/>
            <w:noWrap/>
            <w:vAlign w:val="center"/>
            <w:hideMark/>
          </w:tcPr>
          <w:p w14:paraId="7444383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w:t>
            </w:r>
          </w:p>
        </w:tc>
        <w:tc>
          <w:tcPr>
            <w:tcW w:w="545" w:type="pct"/>
            <w:shd w:val="clear" w:color="auto" w:fill="auto"/>
            <w:noWrap/>
            <w:vAlign w:val="center"/>
            <w:hideMark/>
          </w:tcPr>
          <w:p w14:paraId="782E10D6" w14:textId="5F30E5A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A48E70B"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3047.0</w:t>
            </w:r>
          </w:p>
        </w:tc>
        <w:tc>
          <w:tcPr>
            <w:tcW w:w="753" w:type="pct"/>
            <w:shd w:val="clear" w:color="auto" w:fill="auto"/>
            <w:noWrap/>
            <w:vAlign w:val="center"/>
            <w:hideMark/>
          </w:tcPr>
          <w:p w14:paraId="79D449DD" w14:textId="76BDF829"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122575</w:t>
            </w:r>
          </w:p>
        </w:tc>
        <w:tc>
          <w:tcPr>
            <w:tcW w:w="753" w:type="pct"/>
            <w:shd w:val="clear" w:color="auto" w:fill="auto"/>
            <w:noWrap/>
            <w:vAlign w:val="center"/>
            <w:hideMark/>
          </w:tcPr>
          <w:p w14:paraId="60229E51" w14:textId="426D860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15608</w:t>
            </w:r>
            <w:r w:rsidR="00695CB0">
              <w:rPr>
                <w:rFonts w:ascii="宋体" w:eastAsia="宋体" w:hAnsi="宋体" w:cs="宋体" w:hint="eastAsia"/>
                <w:color w:val="000000"/>
                <w:kern w:val="0"/>
              </w:rPr>
              <w:t>1</w:t>
            </w:r>
          </w:p>
        </w:tc>
        <w:tc>
          <w:tcPr>
            <w:tcW w:w="753" w:type="pct"/>
            <w:shd w:val="clear" w:color="auto" w:fill="auto"/>
            <w:noWrap/>
            <w:vAlign w:val="center"/>
            <w:hideMark/>
          </w:tcPr>
          <w:p w14:paraId="2B206D28" w14:textId="1198DC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20041</w:t>
            </w:r>
            <w:r w:rsidR="00695CB0">
              <w:rPr>
                <w:rFonts w:ascii="宋体" w:eastAsia="宋体" w:hAnsi="宋体" w:cs="宋体" w:hint="eastAsia"/>
                <w:color w:val="000000"/>
                <w:kern w:val="0"/>
              </w:rPr>
              <w:t>6</w:t>
            </w:r>
          </w:p>
        </w:tc>
      </w:tr>
      <w:tr w:rsidR="00695CB0" w:rsidRPr="003A7F70" w14:paraId="2FB50F81" w14:textId="77777777" w:rsidTr="00695CB0">
        <w:trPr>
          <w:trHeight w:val="280"/>
        </w:trPr>
        <w:tc>
          <w:tcPr>
            <w:tcW w:w="1513" w:type="pct"/>
            <w:shd w:val="clear" w:color="auto" w:fill="auto"/>
            <w:noWrap/>
            <w:vAlign w:val="center"/>
            <w:hideMark/>
          </w:tcPr>
          <w:p w14:paraId="5B964AD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净利润</w:t>
            </w:r>
          </w:p>
        </w:tc>
        <w:tc>
          <w:tcPr>
            <w:tcW w:w="545" w:type="pct"/>
            <w:shd w:val="clear" w:color="auto" w:fill="auto"/>
            <w:noWrap/>
            <w:vAlign w:val="center"/>
            <w:hideMark/>
          </w:tcPr>
          <w:p w14:paraId="2FC1A6B2" w14:textId="28D397E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3324C1E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24304A9C" w14:textId="6EE92823"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367726</w:t>
            </w:r>
          </w:p>
        </w:tc>
        <w:tc>
          <w:tcPr>
            <w:tcW w:w="753" w:type="pct"/>
            <w:shd w:val="clear" w:color="auto" w:fill="auto"/>
            <w:noWrap/>
            <w:vAlign w:val="center"/>
            <w:hideMark/>
          </w:tcPr>
          <w:p w14:paraId="6BAB0E46" w14:textId="51CB98D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753" w:type="pct"/>
            <w:shd w:val="clear" w:color="auto" w:fill="auto"/>
            <w:noWrap/>
            <w:vAlign w:val="center"/>
            <w:hideMark/>
          </w:tcPr>
          <w:p w14:paraId="1C4F77D6" w14:textId="3F62A33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601247</w:t>
            </w:r>
          </w:p>
        </w:tc>
      </w:tr>
      <w:tr w:rsidR="00695CB0" w:rsidRPr="003A7F70" w14:paraId="03584651" w14:textId="77777777" w:rsidTr="00695CB0">
        <w:trPr>
          <w:trHeight w:val="280"/>
        </w:trPr>
        <w:tc>
          <w:tcPr>
            <w:tcW w:w="1513" w:type="pct"/>
            <w:shd w:val="clear" w:color="auto" w:fill="auto"/>
            <w:noWrap/>
            <w:vAlign w:val="center"/>
            <w:hideMark/>
          </w:tcPr>
          <w:p w14:paraId="50209BA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期初未分配利润</w:t>
            </w:r>
          </w:p>
        </w:tc>
        <w:tc>
          <w:tcPr>
            <w:tcW w:w="545" w:type="pct"/>
            <w:shd w:val="clear" w:color="auto" w:fill="auto"/>
            <w:noWrap/>
            <w:vAlign w:val="center"/>
            <w:hideMark/>
          </w:tcPr>
          <w:p w14:paraId="0DFF728B" w14:textId="5463AAE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BD9E61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0.0</w:t>
            </w:r>
          </w:p>
        </w:tc>
        <w:tc>
          <w:tcPr>
            <w:tcW w:w="753" w:type="pct"/>
            <w:shd w:val="clear" w:color="auto" w:fill="auto"/>
            <w:noWrap/>
            <w:vAlign w:val="center"/>
            <w:hideMark/>
          </w:tcPr>
          <w:p w14:paraId="115BA3B2" w14:textId="1B53F55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77</w:t>
            </w:r>
            <w:r w:rsidR="00695CB0">
              <w:rPr>
                <w:rFonts w:ascii="宋体" w:eastAsia="宋体" w:hAnsi="宋体" w:cs="宋体" w:hint="eastAsia"/>
                <w:color w:val="000000"/>
                <w:kern w:val="0"/>
              </w:rPr>
              <w:t>70</w:t>
            </w:r>
          </w:p>
        </w:tc>
        <w:tc>
          <w:tcPr>
            <w:tcW w:w="753" w:type="pct"/>
            <w:shd w:val="clear" w:color="auto" w:fill="auto"/>
            <w:noWrap/>
            <w:vAlign w:val="center"/>
            <w:hideMark/>
          </w:tcPr>
          <w:p w14:paraId="03A399C4" w14:textId="339D78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364EAD39" w14:textId="731DE43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314965</w:t>
            </w:r>
          </w:p>
        </w:tc>
      </w:tr>
      <w:tr w:rsidR="00695CB0" w:rsidRPr="003A7F70" w14:paraId="689A0480" w14:textId="77777777" w:rsidTr="00695CB0">
        <w:trPr>
          <w:trHeight w:val="280"/>
        </w:trPr>
        <w:tc>
          <w:tcPr>
            <w:tcW w:w="1513" w:type="pct"/>
            <w:shd w:val="clear" w:color="auto" w:fill="auto"/>
            <w:noWrap/>
            <w:vAlign w:val="center"/>
            <w:hideMark/>
          </w:tcPr>
          <w:p w14:paraId="6C8E46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可供分配利润</w:t>
            </w:r>
          </w:p>
        </w:tc>
        <w:tc>
          <w:tcPr>
            <w:tcW w:w="545" w:type="pct"/>
            <w:shd w:val="clear" w:color="auto" w:fill="auto"/>
            <w:noWrap/>
            <w:vAlign w:val="center"/>
            <w:hideMark/>
          </w:tcPr>
          <w:p w14:paraId="292FA101" w14:textId="0DD335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340773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7B2A0FE8" w14:textId="297E8E4B"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375496</w:t>
            </w:r>
          </w:p>
        </w:tc>
        <w:tc>
          <w:tcPr>
            <w:tcW w:w="753" w:type="pct"/>
            <w:shd w:val="clear" w:color="auto" w:fill="auto"/>
            <w:noWrap/>
            <w:vAlign w:val="center"/>
            <w:hideMark/>
          </w:tcPr>
          <w:p w14:paraId="17B12774" w14:textId="6366DEE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787414</w:t>
            </w:r>
          </w:p>
        </w:tc>
        <w:tc>
          <w:tcPr>
            <w:tcW w:w="753" w:type="pct"/>
            <w:shd w:val="clear" w:color="auto" w:fill="auto"/>
            <w:noWrap/>
            <w:vAlign w:val="center"/>
            <w:hideMark/>
          </w:tcPr>
          <w:p w14:paraId="02433D79" w14:textId="32BBA1F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r w:rsidR="00695CB0">
              <w:rPr>
                <w:rFonts w:ascii="宋体" w:eastAsia="宋体" w:hAnsi="宋体" w:cs="宋体" w:hint="eastAsia"/>
                <w:color w:val="000000"/>
                <w:kern w:val="0"/>
              </w:rPr>
              <w:t>3</w:t>
            </w:r>
          </w:p>
        </w:tc>
      </w:tr>
      <w:tr w:rsidR="00695CB0" w:rsidRPr="003A7F70" w14:paraId="0BCF17EF" w14:textId="77777777" w:rsidTr="00695CB0">
        <w:trPr>
          <w:trHeight w:val="280"/>
        </w:trPr>
        <w:tc>
          <w:tcPr>
            <w:tcW w:w="1513" w:type="pct"/>
            <w:shd w:val="clear" w:color="auto" w:fill="auto"/>
            <w:noWrap/>
            <w:vAlign w:val="center"/>
            <w:hideMark/>
          </w:tcPr>
          <w:p w14:paraId="77AB8F8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提取法定盈余公积金</w:t>
            </w:r>
          </w:p>
        </w:tc>
        <w:tc>
          <w:tcPr>
            <w:tcW w:w="545" w:type="pct"/>
            <w:shd w:val="clear" w:color="auto" w:fill="auto"/>
            <w:noWrap/>
            <w:vAlign w:val="center"/>
            <w:hideMark/>
          </w:tcPr>
          <w:p w14:paraId="0BADDD2D" w14:textId="6167C69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80AC491" w14:textId="56CAE5A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w:t>
            </w:r>
          </w:p>
        </w:tc>
        <w:tc>
          <w:tcPr>
            <w:tcW w:w="753" w:type="pct"/>
            <w:shd w:val="clear" w:color="auto" w:fill="auto"/>
            <w:noWrap/>
            <w:vAlign w:val="center"/>
            <w:hideMark/>
          </w:tcPr>
          <w:p w14:paraId="4023B183" w14:textId="31A7E96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37550</w:t>
            </w:r>
          </w:p>
        </w:tc>
        <w:tc>
          <w:tcPr>
            <w:tcW w:w="753" w:type="pct"/>
            <w:shd w:val="clear" w:color="auto" w:fill="auto"/>
            <w:noWrap/>
            <w:vAlign w:val="center"/>
            <w:hideMark/>
          </w:tcPr>
          <w:p w14:paraId="345DC954" w14:textId="06BBFAC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78741</w:t>
            </w:r>
          </w:p>
        </w:tc>
        <w:tc>
          <w:tcPr>
            <w:tcW w:w="753" w:type="pct"/>
            <w:shd w:val="clear" w:color="auto" w:fill="auto"/>
            <w:noWrap/>
            <w:vAlign w:val="center"/>
            <w:hideMark/>
          </w:tcPr>
          <w:p w14:paraId="0D017416" w14:textId="724B1D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p>
        </w:tc>
      </w:tr>
      <w:tr w:rsidR="00695CB0" w:rsidRPr="003A7F70" w14:paraId="7287615C" w14:textId="77777777" w:rsidTr="00695CB0">
        <w:trPr>
          <w:trHeight w:val="280"/>
        </w:trPr>
        <w:tc>
          <w:tcPr>
            <w:tcW w:w="1513" w:type="pct"/>
            <w:shd w:val="clear" w:color="auto" w:fill="auto"/>
            <w:noWrap/>
            <w:vAlign w:val="center"/>
            <w:hideMark/>
          </w:tcPr>
          <w:p w14:paraId="22D5D82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可供投资者分配的利润</w:t>
            </w:r>
          </w:p>
        </w:tc>
        <w:tc>
          <w:tcPr>
            <w:tcW w:w="545" w:type="pct"/>
            <w:shd w:val="clear" w:color="auto" w:fill="auto"/>
            <w:noWrap/>
            <w:vAlign w:val="center"/>
            <w:hideMark/>
          </w:tcPr>
          <w:p w14:paraId="00D34AEF" w14:textId="31A9151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44EE6DB8" w14:textId="5579AC24"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822</w:t>
            </w:r>
            <w:r w:rsidR="008A2F2F">
              <w:rPr>
                <w:rFonts w:ascii="宋体" w:eastAsia="宋体" w:hAnsi="宋体" w:cs="宋体" w:hint="eastAsia"/>
                <w:color w:val="000000"/>
                <w:kern w:val="0"/>
              </w:rPr>
              <w:t>6</w:t>
            </w:r>
          </w:p>
        </w:tc>
        <w:tc>
          <w:tcPr>
            <w:tcW w:w="753" w:type="pct"/>
            <w:shd w:val="clear" w:color="auto" w:fill="auto"/>
            <w:noWrap/>
            <w:vAlign w:val="center"/>
            <w:hideMark/>
          </w:tcPr>
          <w:p w14:paraId="09F3FCD9" w14:textId="6C576638"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33794</w:t>
            </w:r>
            <w:r w:rsidR="008A2F2F">
              <w:rPr>
                <w:rFonts w:ascii="宋体" w:eastAsia="宋体" w:hAnsi="宋体" w:cs="宋体" w:hint="eastAsia"/>
                <w:color w:val="000000"/>
                <w:kern w:val="0"/>
              </w:rPr>
              <w:t>6</w:t>
            </w:r>
          </w:p>
        </w:tc>
        <w:tc>
          <w:tcPr>
            <w:tcW w:w="753" w:type="pct"/>
            <w:shd w:val="clear" w:color="auto" w:fill="auto"/>
            <w:noWrap/>
            <w:vAlign w:val="center"/>
            <w:hideMark/>
          </w:tcPr>
          <w:p w14:paraId="7037B6F8" w14:textId="4DE8EAFC"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70867</w:t>
            </w:r>
            <w:r w:rsidR="008A2F2F">
              <w:rPr>
                <w:rFonts w:ascii="宋体" w:eastAsia="宋体" w:hAnsi="宋体" w:cs="宋体" w:hint="eastAsia"/>
                <w:color w:val="000000"/>
                <w:kern w:val="0"/>
              </w:rPr>
              <w:t>2</w:t>
            </w:r>
          </w:p>
        </w:tc>
        <w:tc>
          <w:tcPr>
            <w:tcW w:w="753" w:type="pct"/>
            <w:shd w:val="clear" w:color="auto" w:fill="auto"/>
            <w:noWrap/>
            <w:vAlign w:val="center"/>
            <w:hideMark/>
          </w:tcPr>
          <w:p w14:paraId="24733365" w14:textId="486E86F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824591</w:t>
            </w:r>
          </w:p>
        </w:tc>
      </w:tr>
      <w:tr w:rsidR="00695CB0" w:rsidRPr="003A7F70" w14:paraId="79857070" w14:textId="77777777" w:rsidTr="00695CB0">
        <w:trPr>
          <w:trHeight w:val="280"/>
        </w:trPr>
        <w:tc>
          <w:tcPr>
            <w:tcW w:w="1513" w:type="pct"/>
            <w:shd w:val="clear" w:color="auto" w:fill="auto"/>
            <w:noWrap/>
            <w:vAlign w:val="center"/>
            <w:hideMark/>
          </w:tcPr>
          <w:p w14:paraId="4EAF050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提取任意盈余公积金</w:t>
            </w:r>
          </w:p>
        </w:tc>
        <w:tc>
          <w:tcPr>
            <w:tcW w:w="545" w:type="pct"/>
            <w:shd w:val="clear" w:color="auto" w:fill="auto"/>
            <w:noWrap/>
            <w:vAlign w:val="center"/>
            <w:hideMark/>
          </w:tcPr>
          <w:p w14:paraId="2B619CAA" w14:textId="2DB9E1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5AC3F089" w14:textId="0EFF0B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w:t>
            </w:r>
          </w:p>
        </w:tc>
        <w:tc>
          <w:tcPr>
            <w:tcW w:w="753" w:type="pct"/>
            <w:shd w:val="clear" w:color="auto" w:fill="auto"/>
            <w:noWrap/>
            <w:vAlign w:val="center"/>
            <w:hideMark/>
          </w:tcPr>
          <w:p w14:paraId="29EF9C40" w14:textId="038B834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1877</w:t>
            </w:r>
            <w:r w:rsidR="008A2F2F">
              <w:rPr>
                <w:rFonts w:ascii="宋体" w:eastAsia="宋体" w:hAnsi="宋体" w:cs="宋体" w:hint="eastAsia"/>
                <w:color w:val="000000"/>
                <w:kern w:val="0"/>
              </w:rPr>
              <w:t>5</w:t>
            </w:r>
          </w:p>
        </w:tc>
        <w:tc>
          <w:tcPr>
            <w:tcW w:w="753" w:type="pct"/>
            <w:shd w:val="clear" w:color="auto" w:fill="auto"/>
            <w:noWrap/>
            <w:vAlign w:val="center"/>
            <w:hideMark/>
          </w:tcPr>
          <w:p w14:paraId="684A0CF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39370.7</w:t>
            </w:r>
          </w:p>
        </w:tc>
        <w:tc>
          <w:tcPr>
            <w:tcW w:w="753" w:type="pct"/>
            <w:shd w:val="clear" w:color="auto" w:fill="auto"/>
            <w:noWrap/>
            <w:vAlign w:val="center"/>
            <w:hideMark/>
          </w:tcPr>
          <w:p w14:paraId="7BE0C8D4" w14:textId="632A13D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4581</w:t>
            </w:r>
            <w:r w:rsidR="00695CB0">
              <w:rPr>
                <w:rFonts w:ascii="宋体" w:eastAsia="宋体" w:hAnsi="宋体" w:cs="宋体" w:hint="eastAsia"/>
                <w:color w:val="000000"/>
                <w:kern w:val="0"/>
              </w:rPr>
              <w:t>1</w:t>
            </w:r>
          </w:p>
        </w:tc>
      </w:tr>
      <w:tr w:rsidR="00695CB0" w:rsidRPr="003A7F70" w14:paraId="703AB234" w14:textId="77777777" w:rsidTr="00695CB0">
        <w:trPr>
          <w:trHeight w:val="280"/>
        </w:trPr>
        <w:tc>
          <w:tcPr>
            <w:tcW w:w="1513" w:type="pct"/>
            <w:shd w:val="clear" w:color="auto" w:fill="auto"/>
            <w:noWrap/>
            <w:vAlign w:val="center"/>
            <w:hideMark/>
          </w:tcPr>
          <w:p w14:paraId="0F37699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各投资方分配利润</w:t>
            </w:r>
          </w:p>
        </w:tc>
        <w:tc>
          <w:tcPr>
            <w:tcW w:w="545" w:type="pct"/>
            <w:shd w:val="clear" w:color="auto" w:fill="auto"/>
            <w:noWrap/>
            <w:vAlign w:val="center"/>
            <w:hideMark/>
          </w:tcPr>
          <w:p w14:paraId="5BDB2EF5" w14:textId="59C7E59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2A54A12" w14:textId="3E82DB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A173895" w14:textId="046E415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0</w:t>
            </w:r>
          </w:p>
        </w:tc>
        <w:tc>
          <w:tcPr>
            <w:tcW w:w="753" w:type="pct"/>
            <w:shd w:val="clear" w:color="auto" w:fill="auto"/>
            <w:noWrap/>
            <w:vAlign w:val="center"/>
            <w:hideMark/>
          </w:tcPr>
          <w:p w14:paraId="07E26DC6" w14:textId="0CD3200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354336</w:t>
            </w:r>
          </w:p>
        </w:tc>
        <w:tc>
          <w:tcPr>
            <w:tcW w:w="753" w:type="pct"/>
            <w:shd w:val="clear" w:color="auto" w:fill="auto"/>
            <w:noWrap/>
            <w:vAlign w:val="center"/>
            <w:hideMark/>
          </w:tcPr>
          <w:p w14:paraId="1499ED8B" w14:textId="2478410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41229</w:t>
            </w:r>
            <w:r w:rsidR="008A2F2F">
              <w:rPr>
                <w:rFonts w:ascii="宋体" w:eastAsia="宋体" w:hAnsi="宋体" w:cs="宋体" w:hint="eastAsia"/>
                <w:color w:val="000000"/>
                <w:kern w:val="0"/>
              </w:rPr>
              <w:t>6</w:t>
            </w:r>
          </w:p>
        </w:tc>
      </w:tr>
      <w:tr w:rsidR="00695CB0" w:rsidRPr="003A7F70" w14:paraId="74019538" w14:textId="77777777" w:rsidTr="00695CB0">
        <w:trPr>
          <w:trHeight w:val="280"/>
        </w:trPr>
        <w:tc>
          <w:tcPr>
            <w:tcW w:w="1513" w:type="pct"/>
            <w:shd w:val="clear" w:color="auto" w:fill="auto"/>
            <w:noWrap/>
            <w:vAlign w:val="center"/>
            <w:hideMark/>
          </w:tcPr>
          <w:p w14:paraId="16D364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未分配利润</w:t>
            </w:r>
          </w:p>
        </w:tc>
        <w:tc>
          <w:tcPr>
            <w:tcW w:w="545" w:type="pct"/>
            <w:shd w:val="clear" w:color="auto" w:fill="auto"/>
            <w:noWrap/>
            <w:vAlign w:val="center"/>
            <w:hideMark/>
          </w:tcPr>
          <w:p w14:paraId="46BEE83B" w14:textId="5187EE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4DFF71A" w14:textId="12579D0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7767</w:t>
            </w:r>
          </w:p>
        </w:tc>
        <w:tc>
          <w:tcPr>
            <w:tcW w:w="753" w:type="pct"/>
            <w:shd w:val="clear" w:color="auto" w:fill="auto"/>
            <w:noWrap/>
            <w:vAlign w:val="center"/>
            <w:hideMark/>
          </w:tcPr>
          <w:p w14:paraId="3F1767DA" w14:textId="3B60730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7FF7F401" w14:textId="7FB6C561"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w:t>
            </w:r>
            <w:r w:rsidR="008A2F2F">
              <w:rPr>
                <w:rFonts w:ascii="宋体" w:eastAsia="宋体" w:hAnsi="宋体" w:cs="宋体" w:hint="eastAsia"/>
                <w:color w:val="000000"/>
                <w:kern w:val="0"/>
              </w:rPr>
              <w:t>5</w:t>
            </w:r>
          </w:p>
        </w:tc>
        <w:tc>
          <w:tcPr>
            <w:tcW w:w="753" w:type="pct"/>
            <w:shd w:val="clear" w:color="auto" w:fill="auto"/>
            <w:noWrap/>
            <w:vAlign w:val="center"/>
            <w:hideMark/>
          </w:tcPr>
          <w:p w14:paraId="6658B416" w14:textId="36B8191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366485</w:t>
            </w:r>
          </w:p>
        </w:tc>
      </w:tr>
    </w:tbl>
    <w:p w14:paraId="7BC66E64"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因此，预计公司在第五年利润总额达到80万元，税后利润达到60万元。</w:t>
      </w:r>
    </w:p>
    <w:p w14:paraId="59C7B365" w14:textId="480F74D4" w:rsidR="003D709B" w:rsidRPr="00964A06" w:rsidRDefault="006F6F12" w:rsidP="006F6F12">
      <w:pPr>
        <w:pStyle w:val="2"/>
        <w:spacing w:before="163" w:after="163"/>
      </w:pPr>
      <w:bookmarkStart w:id="177" w:name="_Toc507449692"/>
      <w:bookmarkStart w:id="178" w:name="_Toc507452908"/>
      <w:bookmarkStart w:id="179" w:name="_Toc507453182"/>
      <w:r>
        <w:rPr>
          <w:rFonts w:hint="eastAsia"/>
        </w:rPr>
        <w:t>9.5 现</w:t>
      </w:r>
      <w:r w:rsidR="003D709B" w:rsidRPr="00964A06">
        <w:rPr>
          <w:rFonts w:hint="eastAsia"/>
        </w:rPr>
        <w:t>金流量分析</w:t>
      </w:r>
      <w:bookmarkEnd w:id="177"/>
      <w:bookmarkEnd w:id="178"/>
      <w:bookmarkEnd w:id="179"/>
    </w:p>
    <w:p w14:paraId="5D3A1C55"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假设公司前两年免税，第三年开始按照25%征收所得税。则公司五年期间预计现金流量如下表所示：（单位：元）</w:t>
      </w:r>
    </w:p>
    <w:tbl>
      <w:tblPr>
        <w:tblW w:w="51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856"/>
        <w:gridCol w:w="936"/>
        <w:gridCol w:w="936"/>
        <w:gridCol w:w="1056"/>
        <w:gridCol w:w="1056"/>
        <w:gridCol w:w="1056"/>
      </w:tblGrid>
      <w:tr w:rsidR="00E5484C" w:rsidRPr="003A7F70" w14:paraId="34E6DC0A" w14:textId="77777777" w:rsidTr="00E5484C">
        <w:trPr>
          <w:trHeight w:val="262"/>
          <w:jc w:val="center"/>
        </w:trPr>
        <w:tc>
          <w:tcPr>
            <w:tcW w:w="472" w:type="pct"/>
            <w:shd w:val="clear" w:color="auto" w:fill="auto"/>
            <w:noWrap/>
            <w:vAlign w:val="center"/>
            <w:hideMark/>
          </w:tcPr>
          <w:p w14:paraId="195DBF4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序号</w:t>
            </w:r>
          </w:p>
        </w:tc>
        <w:tc>
          <w:tcPr>
            <w:tcW w:w="1595" w:type="pct"/>
            <w:shd w:val="clear" w:color="auto" w:fill="auto"/>
            <w:noWrap/>
            <w:vAlign w:val="center"/>
            <w:hideMark/>
          </w:tcPr>
          <w:p w14:paraId="3C7FA47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07D5406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545" w:type="pct"/>
            <w:shd w:val="clear" w:color="auto" w:fill="auto"/>
            <w:noWrap/>
            <w:vAlign w:val="center"/>
            <w:hideMark/>
          </w:tcPr>
          <w:p w14:paraId="1B135FD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615" w:type="pct"/>
            <w:shd w:val="clear" w:color="auto" w:fill="auto"/>
            <w:noWrap/>
            <w:vAlign w:val="center"/>
            <w:hideMark/>
          </w:tcPr>
          <w:p w14:paraId="51519BF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615" w:type="pct"/>
            <w:shd w:val="clear" w:color="auto" w:fill="auto"/>
            <w:noWrap/>
            <w:vAlign w:val="center"/>
            <w:hideMark/>
          </w:tcPr>
          <w:p w14:paraId="42D853A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615" w:type="pct"/>
            <w:shd w:val="clear" w:color="auto" w:fill="auto"/>
            <w:noWrap/>
            <w:vAlign w:val="center"/>
            <w:hideMark/>
          </w:tcPr>
          <w:p w14:paraId="000E051D"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E5484C" w:rsidRPr="003A7F70" w14:paraId="74CA3C0C" w14:textId="77777777" w:rsidTr="00E5484C">
        <w:trPr>
          <w:trHeight w:val="262"/>
          <w:jc w:val="center"/>
        </w:trPr>
        <w:tc>
          <w:tcPr>
            <w:tcW w:w="472" w:type="pct"/>
            <w:shd w:val="clear" w:color="auto" w:fill="auto"/>
            <w:noWrap/>
            <w:vAlign w:val="center"/>
            <w:hideMark/>
          </w:tcPr>
          <w:p w14:paraId="17942F72"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w:t>
            </w:r>
          </w:p>
        </w:tc>
        <w:tc>
          <w:tcPr>
            <w:tcW w:w="1595" w:type="pct"/>
            <w:shd w:val="clear" w:color="auto" w:fill="auto"/>
            <w:noWrap/>
            <w:vAlign w:val="center"/>
            <w:hideMark/>
          </w:tcPr>
          <w:p w14:paraId="2AECF84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现金流入</w:t>
            </w:r>
          </w:p>
        </w:tc>
        <w:tc>
          <w:tcPr>
            <w:tcW w:w="545" w:type="pct"/>
            <w:shd w:val="clear" w:color="auto" w:fill="auto"/>
            <w:noWrap/>
            <w:vAlign w:val="center"/>
            <w:hideMark/>
          </w:tcPr>
          <w:p w14:paraId="5FFDFA7C" w14:textId="2FD2648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2D7F4B74" w14:textId="3C5340F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077E63E8" w14:textId="693D566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16CB68B1" w14:textId="56E53C8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147C04A0" w14:textId="0BD3C20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5887C544" w14:textId="77777777" w:rsidTr="00E5484C">
        <w:trPr>
          <w:trHeight w:val="262"/>
          <w:jc w:val="center"/>
        </w:trPr>
        <w:tc>
          <w:tcPr>
            <w:tcW w:w="472" w:type="pct"/>
            <w:shd w:val="clear" w:color="auto" w:fill="auto"/>
            <w:noWrap/>
            <w:vAlign w:val="center"/>
            <w:hideMark/>
          </w:tcPr>
          <w:p w14:paraId="0D6E94F8"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6655A44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7E8BAB0D" w14:textId="79F9552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4F2E1692" w14:textId="3E6C151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3624BAD4" w14:textId="20C72CF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3A201E0C" w14:textId="0362D96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7D2D93B0" w14:textId="35526B4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70E81A0C" w14:textId="77777777" w:rsidTr="00E5484C">
        <w:trPr>
          <w:trHeight w:val="262"/>
          <w:jc w:val="center"/>
        </w:trPr>
        <w:tc>
          <w:tcPr>
            <w:tcW w:w="472" w:type="pct"/>
            <w:shd w:val="clear" w:color="auto" w:fill="auto"/>
            <w:noWrap/>
            <w:vAlign w:val="center"/>
            <w:hideMark/>
          </w:tcPr>
          <w:p w14:paraId="6BA7A52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w:t>
            </w:r>
          </w:p>
        </w:tc>
        <w:tc>
          <w:tcPr>
            <w:tcW w:w="1595" w:type="pct"/>
            <w:shd w:val="clear" w:color="auto" w:fill="auto"/>
            <w:noWrap/>
            <w:vAlign w:val="center"/>
            <w:hideMark/>
          </w:tcPr>
          <w:p w14:paraId="1976E49E"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现金流出</w:t>
            </w:r>
          </w:p>
        </w:tc>
        <w:tc>
          <w:tcPr>
            <w:tcW w:w="545" w:type="pct"/>
            <w:shd w:val="clear" w:color="auto" w:fill="auto"/>
            <w:noWrap/>
            <w:vAlign w:val="center"/>
            <w:hideMark/>
          </w:tcPr>
          <w:p w14:paraId="012D3E2B" w14:textId="08CBE41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513930</w:t>
            </w:r>
          </w:p>
        </w:tc>
        <w:tc>
          <w:tcPr>
            <w:tcW w:w="545" w:type="pct"/>
            <w:shd w:val="clear" w:color="auto" w:fill="auto"/>
            <w:noWrap/>
            <w:vAlign w:val="center"/>
            <w:hideMark/>
          </w:tcPr>
          <w:p w14:paraId="3FB6B703" w14:textId="21BFD63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591574</w:t>
            </w:r>
          </w:p>
        </w:tc>
        <w:tc>
          <w:tcPr>
            <w:tcW w:w="615" w:type="pct"/>
            <w:shd w:val="clear" w:color="auto" w:fill="auto"/>
            <w:noWrap/>
            <w:vAlign w:val="center"/>
            <w:hideMark/>
          </w:tcPr>
          <w:p w14:paraId="5F97BB31" w14:textId="6B34D2C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769340</w:t>
            </w:r>
          </w:p>
        </w:tc>
        <w:tc>
          <w:tcPr>
            <w:tcW w:w="615" w:type="pct"/>
            <w:shd w:val="clear" w:color="auto" w:fill="auto"/>
            <w:noWrap/>
            <w:vAlign w:val="center"/>
            <w:hideMark/>
          </w:tcPr>
          <w:p w14:paraId="5AF52895" w14:textId="5E94636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881515</w:t>
            </w:r>
          </w:p>
        </w:tc>
        <w:tc>
          <w:tcPr>
            <w:tcW w:w="615" w:type="pct"/>
            <w:shd w:val="clear" w:color="auto" w:fill="auto"/>
            <w:noWrap/>
            <w:vAlign w:val="center"/>
            <w:hideMark/>
          </w:tcPr>
          <w:p w14:paraId="0A22B78C" w14:textId="6020CFE8"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977850</w:t>
            </w:r>
          </w:p>
        </w:tc>
      </w:tr>
      <w:tr w:rsidR="00E5484C" w:rsidRPr="003A7F70" w14:paraId="27F5B510" w14:textId="77777777" w:rsidTr="00E5484C">
        <w:trPr>
          <w:trHeight w:val="262"/>
          <w:jc w:val="center"/>
        </w:trPr>
        <w:tc>
          <w:tcPr>
            <w:tcW w:w="472" w:type="pct"/>
            <w:shd w:val="clear" w:color="auto" w:fill="auto"/>
            <w:noWrap/>
            <w:vAlign w:val="center"/>
            <w:hideMark/>
          </w:tcPr>
          <w:p w14:paraId="133C344D"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7AF1DD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固定资产投资</w:t>
            </w:r>
          </w:p>
        </w:tc>
        <w:tc>
          <w:tcPr>
            <w:tcW w:w="545" w:type="pct"/>
            <w:shd w:val="clear" w:color="auto" w:fill="auto"/>
            <w:noWrap/>
            <w:vAlign w:val="center"/>
            <w:hideMark/>
          </w:tcPr>
          <w:p w14:paraId="641910A8" w14:textId="5053F17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545" w:type="pct"/>
            <w:shd w:val="clear" w:color="auto" w:fill="auto"/>
            <w:noWrap/>
            <w:vAlign w:val="center"/>
            <w:hideMark/>
          </w:tcPr>
          <w:p w14:paraId="30A0DC6B" w14:textId="304C2C94"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1000</w:t>
            </w:r>
            <w:r w:rsidR="003D709B" w:rsidRPr="003A7F70">
              <w:rPr>
                <w:rFonts w:ascii="宋体" w:eastAsia="宋体" w:hAnsi="宋体" w:cs="宋体" w:hint="eastAsia"/>
                <w:color w:val="000000"/>
                <w:kern w:val="0"/>
              </w:rPr>
              <w:t>0</w:t>
            </w:r>
          </w:p>
        </w:tc>
        <w:tc>
          <w:tcPr>
            <w:tcW w:w="615" w:type="pct"/>
            <w:shd w:val="clear" w:color="auto" w:fill="auto"/>
            <w:noWrap/>
            <w:vAlign w:val="center"/>
            <w:hideMark/>
          </w:tcPr>
          <w:p w14:paraId="2634B11E" w14:textId="21C0F70B"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615" w:type="pct"/>
            <w:shd w:val="clear" w:color="auto" w:fill="auto"/>
            <w:noWrap/>
            <w:vAlign w:val="center"/>
            <w:hideMark/>
          </w:tcPr>
          <w:p w14:paraId="4E7B80DF" w14:textId="578EEA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615" w:type="pct"/>
            <w:shd w:val="clear" w:color="auto" w:fill="auto"/>
            <w:noWrap/>
            <w:vAlign w:val="center"/>
            <w:hideMark/>
          </w:tcPr>
          <w:p w14:paraId="730BD4F5" w14:textId="3141BDA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E5484C" w:rsidRPr="003A7F70" w14:paraId="518BB426" w14:textId="77777777" w:rsidTr="00E5484C">
        <w:trPr>
          <w:trHeight w:val="262"/>
          <w:jc w:val="center"/>
        </w:trPr>
        <w:tc>
          <w:tcPr>
            <w:tcW w:w="472" w:type="pct"/>
            <w:shd w:val="clear" w:color="auto" w:fill="auto"/>
            <w:noWrap/>
            <w:vAlign w:val="center"/>
            <w:hideMark/>
          </w:tcPr>
          <w:p w14:paraId="182FFC9C"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3FA9F5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经营成本</w:t>
            </w:r>
          </w:p>
        </w:tc>
        <w:tc>
          <w:tcPr>
            <w:tcW w:w="545" w:type="pct"/>
            <w:shd w:val="clear" w:color="auto" w:fill="auto"/>
            <w:noWrap/>
            <w:vAlign w:val="center"/>
            <w:hideMark/>
          </w:tcPr>
          <w:p w14:paraId="40BF04E6" w14:textId="7CD3DDA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443940</w:t>
            </w:r>
          </w:p>
        </w:tc>
        <w:tc>
          <w:tcPr>
            <w:tcW w:w="545" w:type="pct"/>
            <w:shd w:val="clear" w:color="auto" w:fill="auto"/>
            <w:noWrap/>
            <w:vAlign w:val="center"/>
            <w:hideMark/>
          </w:tcPr>
          <w:p w14:paraId="7B2BCBE9" w14:textId="7CC6C15F"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561100</w:t>
            </w:r>
          </w:p>
        </w:tc>
        <w:tc>
          <w:tcPr>
            <w:tcW w:w="615" w:type="pct"/>
            <w:shd w:val="clear" w:color="auto" w:fill="auto"/>
            <w:noWrap/>
            <w:vAlign w:val="center"/>
            <w:hideMark/>
          </w:tcPr>
          <w:p w14:paraId="5A3A9A1C" w14:textId="53FD2E5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695120</w:t>
            </w:r>
          </w:p>
        </w:tc>
        <w:tc>
          <w:tcPr>
            <w:tcW w:w="615" w:type="pct"/>
            <w:shd w:val="clear" w:color="auto" w:fill="auto"/>
            <w:noWrap/>
            <w:vAlign w:val="center"/>
            <w:hideMark/>
          </w:tcPr>
          <w:p w14:paraId="153716BD" w14:textId="463FC7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822920</w:t>
            </w:r>
          </w:p>
        </w:tc>
        <w:tc>
          <w:tcPr>
            <w:tcW w:w="615" w:type="pct"/>
            <w:shd w:val="clear" w:color="auto" w:fill="auto"/>
            <w:noWrap/>
            <w:vAlign w:val="center"/>
            <w:hideMark/>
          </w:tcPr>
          <w:p w14:paraId="7D702015" w14:textId="74D38B0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91048</w:t>
            </w:r>
            <w:r w:rsidR="00A602F0">
              <w:rPr>
                <w:rFonts w:ascii="宋体" w:eastAsia="宋体" w:hAnsi="宋体" w:cs="宋体" w:hint="eastAsia"/>
                <w:color w:val="000000"/>
                <w:kern w:val="0"/>
              </w:rPr>
              <w:t>2</w:t>
            </w:r>
          </w:p>
        </w:tc>
      </w:tr>
      <w:tr w:rsidR="00E5484C" w:rsidRPr="003A7F70" w14:paraId="0C69ABB9" w14:textId="77777777" w:rsidTr="00E5484C">
        <w:trPr>
          <w:trHeight w:val="262"/>
          <w:jc w:val="center"/>
        </w:trPr>
        <w:tc>
          <w:tcPr>
            <w:tcW w:w="472" w:type="pct"/>
            <w:shd w:val="clear" w:color="auto" w:fill="auto"/>
            <w:noWrap/>
            <w:vAlign w:val="center"/>
            <w:hideMark/>
          </w:tcPr>
          <w:p w14:paraId="778AECA5"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27A563C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0EF1FAF4" w14:textId="776AB0C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545" w:type="pct"/>
            <w:shd w:val="clear" w:color="auto" w:fill="auto"/>
            <w:noWrap/>
            <w:vAlign w:val="center"/>
            <w:hideMark/>
          </w:tcPr>
          <w:p w14:paraId="74350973" w14:textId="75BD189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w:t>
            </w:r>
            <w:r w:rsidR="00A602F0">
              <w:rPr>
                <w:rFonts w:ascii="宋体" w:eastAsia="宋体" w:hAnsi="宋体" w:cs="宋体" w:hint="eastAsia"/>
                <w:color w:val="000000"/>
                <w:kern w:val="0"/>
              </w:rPr>
              <w:t>5</w:t>
            </w:r>
          </w:p>
        </w:tc>
        <w:tc>
          <w:tcPr>
            <w:tcW w:w="615" w:type="pct"/>
            <w:shd w:val="clear" w:color="auto" w:fill="auto"/>
            <w:noWrap/>
            <w:vAlign w:val="center"/>
            <w:hideMark/>
          </w:tcPr>
          <w:p w14:paraId="31B8846D" w14:textId="2C1931A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615" w:type="pct"/>
            <w:shd w:val="clear" w:color="auto" w:fill="auto"/>
            <w:noWrap/>
            <w:vAlign w:val="center"/>
            <w:hideMark/>
          </w:tcPr>
          <w:p w14:paraId="0EBD28FC" w14:textId="2449251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A602F0">
              <w:rPr>
                <w:rFonts w:ascii="宋体" w:eastAsia="宋体" w:hAnsi="宋体" w:cs="宋体" w:hint="eastAsia"/>
                <w:color w:val="000000"/>
                <w:kern w:val="0"/>
              </w:rPr>
              <w:t>5</w:t>
            </w:r>
          </w:p>
        </w:tc>
        <w:tc>
          <w:tcPr>
            <w:tcW w:w="615" w:type="pct"/>
            <w:shd w:val="clear" w:color="auto" w:fill="auto"/>
            <w:noWrap/>
            <w:vAlign w:val="center"/>
            <w:hideMark/>
          </w:tcPr>
          <w:p w14:paraId="09DA07CB" w14:textId="460914F1"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E5484C" w:rsidRPr="003A7F70" w14:paraId="6031DE3A" w14:textId="77777777" w:rsidTr="00E5484C">
        <w:trPr>
          <w:trHeight w:val="262"/>
          <w:jc w:val="center"/>
        </w:trPr>
        <w:tc>
          <w:tcPr>
            <w:tcW w:w="472" w:type="pct"/>
            <w:shd w:val="clear" w:color="auto" w:fill="auto"/>
            <w:noWrap/>
            <w:vAlign w:val="center"/>
            <w:hideMark/>
          </w:tcPr>
          <w:p w14:paraId="4CED9BC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w:t>
            </w:r>
          </w:p>
        </w:tc>
        <w:tc>
          <w:tcPr>
            <w:tcW w:w="1595" w:type="pct"/>
            <w:shd w:val="clear" w:color="auto" w:fill="auto"/>
            <w:noWrap/>
            <w:vAlign w:val="center"/>
            <w:hideMark/>
          </w:tcPr>
          <w:p w14:paraId="527E8E7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所得税前净现金流量</w:t>
            </w:r>
          </w:p>
        </w:tc>
        <w:tc>
          <w:tcPr>
            <w:tcW w:w="545" w:type="pct"/>
            <w:shd w:val="clear" w:color="auto" w:fill="auto"/>
            <w:noWrap/>
            <w:vAlign w:val="center"/>
            <w:hideMark/>
          </w:tcPr>
          <w:p w14:paraId="5C2B5AC4" w14:textId="0CFB13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0646099E" w14:textId="158FBA7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47EBA1E7" w14:textId="0267F31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49466</w:t>
            </w:r>
            <w:r w:rsidR="00A602F0">
              <w:rPr>
                <w:rFonts w:ascii="宋体" w:eastAsia="宋体" w:hAnsi="宋体" w:cs="宋体" w:hint="eastAsia"/>
                <w:color w:val="000000"/>
                <w:kern w:val="0"/>
              </w:rPr>
              <w:t>1</w:t>
            </w:r>
          </w:p>
        </w:tc>
        <w:tc>
          <w:tcPr>
            <w:tcW w:w="615" w:type="pct"/>
            <w:shd w:val="clear" w:color="auto" w:fill="auto"/>
            <w:noWrap/>
            <w:vAlign w:val="center"/>
            <w:hideMark/>
          </w:tcPr>
          <w:p w14:paraId="35AEFAE7" w14:textId="714998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654983</w:t>
            </w:r>
          </w:p>
        </w:tc>
        <w:tc>
          <w:tcPr>
            <w:tcW w:w="615" w:type="pct"/>
            <w:shd w:val="clear" w:color="auto" w:fill="auto"/>
            <w:noWrap/>
            <w:vAlign w:val="center"/>
            <w:hideMark/>
          </w:tcPr>
          <w:p w14:paraId="14DC3D8C" w14:textId="4FB6516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834423</w:t>
            </w:r>
          </w:p>
        </w:tc>
      </w:tr>
      <w:tr w:rsidR="00E5484C" w:rsidRPr="003A7F70" w14:paraId="4BC299D1" w14:textId="77777777" w:rsidTr="00E5484C">
        <w:trPr>
          <w:trHeight w:val="294"/>
          <w:jc w:val="center"/>
        </w:trPr>
        <w:tc>
          <w:tcPr>
            <w:tcW w:w="472" w:type="pct"/>
            <w:shd w:val="clear" w:color="auto" w:fill="auto"/>
            <w:noWrap/>
            <w:vAlign w:val="center"/>
            <w:hideMark/>
          </w:tcPr>
          <w:p w14:paraId="74274403"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w:t>
            </w:r>
          </w:p>
        </w:tc>
        <w:tc>
          <w:tcPr>
            <w:tcW w:w="1595" w:type="pct"/>
            <w:shd w:val="clear" w:color="auto" w:fill="auto"/>
            <w:noWrap/>
            <w:vAlign w:val="center"/>
            <w:hideMark/>
          </w:tcPr>
          <w:p w14:paraId="21692B5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累计所得税前净现金流量</w:t>
            </w:r>
          </w:p>
        </w:tc>
        <w:tc>
          <w:tcPr>
            <w:tcW w:w="545" w:type="pct"/>
            <w:shd w:val="clear" w:color="auto" w:fill="auto"/>
            <w:noWrap/>
            <w:vAlign w:val="center"/>
            <w:hideMark/>
          </w:tcPr>
          <w:p w14:paraId="5AB07302" w14:textId="1B5427F3"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E38FBBA" w14:textId="1D2CCC9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998</w:t>
            </w:r>
            <w:r w:rsidR="00A602F0">
              <w:rPr>
                <w:rFonts w:ascii="宋体" w:eastAsia="宋体" w:hAnsi="宋体" w:cs="宋体" w:hint="eastAsia"/>
                <w:color w:val="000000"/>
                <w:kern w:val="0"/>
              </w:rPr>
              <w:t>8</w:t>
            </w:r>
          </w:p>
        </w:tc>
        <w:tc>
          <w:tcPr>
            <w:tcW w:w="615" w:type="pct"/>
            <w:shd w:val="clear" w:color="auto" w:fill="auto"/>
            <w:noWrap/>
            <w:vAlign w:val="center"/>
            <w:hideMark/>
          </w:tcPr>
          <w:p w14:paraId="2B1DECE8" w14:textId="4329544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504649</w:t>
            </w:r>
          </w:p>
        </w:tc>
        <w:tc>
          <w:tcPr>
            <w:tcW w:w="615" w:type="pct"/>
            <w:shd w:val="clear" w:color="auto" w:fill="auto"/>
            <w:noWrap/>
            <w:vAlign w:val="center"/>
            <w:hideMark/>
          </w:tcPr>
          <w:p w14:paraId="36164E0F" w14:textId="3A237C5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1159632</w:t>
            </w:r>
          </w:p>
        </w:tc>
        <w:tc>
          <w:tcPr>
            <w:tcW w:w="615" w:type="pct"/>
            <w:shd w:val="clear" w:color="auto" w:fill="auto"/>
            <w:noWrap/>
            <w:vAlign w:val="center"/>
            <w:hideMark/>
          </w:tcPr>
          <w:p w14:paraId="10BD5DC2" w14:textId="5B97EA50"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1994055</w:t>
            </w:r>
          </w:p>
        </w:tc>
      </w:tr>
      <w:tr w:rsidR="00E5484C" w:rsidRPr="003A7F70" w14:paraId="4776C010" w14:textId="77777777" w:rsidTr="00E5484C">
        <w:trPr>
          <w:trHeight w:val="262"/>
          <w:jc w:val="center"/>
        </w:trPr>
        <w:tc>
          <w:tcPr>
            <w:tcW w:w="472" w:type="pct"/>
            <w:shd w:val="clear" w:color="auto" w:fill="auto"/>
            <w:noWrap/>
            <w:vAlign w:val="center"/>
            <w:hideMark/>
          </w:tcPr>
          <w:p w14:paraId="0393C59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w:t>
            </w:r>
          </w:p>
        </w:tc>
        <w:tc>
          <w:tcPr>
            <w:tcW w:w="1595" w:type="pct"/>
            <w:shd w:val="clear" w:color="auto" w:fill="auto"/>
            <w:noWrap/>
            <w:vAlign w:val="center"/>
            <w:hideMark/>
          </w:tcPr>
          <w:p w14:paraId="570EE899"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调整所得税</w:t>
            </w:r>
          </w:p>
        </w:tc>
        <w:tc>
          <w:tcPr>
            <w:tcW w:w="545" w:type="pct"/>
            <w:shd w:val="clear" w:color="auto" w:fill="auto"/>
            <w:noWrap/>
            <w:vAlign w:val="center"/>
            <w:hideMark/>
          </w:tcPr>
          <w:p w14:paraId="71FE13C4" w14:textId="78999E5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545" w:type="pct"/>
            <w:shd w:val="clear" w:color="auto" w:fill="auto"/>
            <w:noWrap/>
            <w:vAlign w:val="center"/>
            <w:hideMark/>
          </w:tcPr>
          <w:p w14:paraId="3B492C68" w14:textId="3CE0C0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15" w:type="pct"/>
            <w:shd w:val="clear" w:color="auto" w:fill="auto"/>
            <w:noWrap/>
            <w:vAlign w:val="center"/>
            <w:hideMark/>
          </w:tcPr>
          <w:p w14:paraId="01396255" w14:textId="5A92AB6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123665</w:t>
            </w:r>
          </w:p>
        </w:tc>
        <w:tc>
          <w:tcPr>
            <w:tcW w:w="615" w:type="pct"/>
            <w:shd w:val="clear" w:color="auto" w:fill="auto"/>
            <w:noWrap/>
            <w:vAlign w:val="center"/>
            <w:hideMark/>
          </w:tcPr>
          <w:p w14:paraId="117E1479" w14:textId="4B86ECD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163746</w:t>
            </w:r>
          </w:p>
        </w:tc>
        <w:tc>
          <w:tcPr>
            <w:tcW w:w="615" w:type="pct"/>
            <w:shd w:val="clear" w:color="auto" w:fill="auto"/>
            <w:noWrap/>
            <w:vAlign w:val="center"/>
            <w:hideMark/>
          </w:tcPr>
          <w:p w14:paraId="2CE42546" w14:textId="6CE7A81C"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208606</w:t>
            </w:r>
          </w:p>
        </w:tc>
      </w:tr>
      <w:tr w:rsidR="00E5484C" w:rsidRPr="003A7F70" w14:paraId="65840508" w14:textId="77777777" w:rsidTr="00E5484C">
        <w:trPr>
          <w:trHeight w:val="262"/>
          <w:jc w:val="center"/>
        </w:trPr>
        <w:tc>
          <w:tcPr>
            <w:tcW w:w="472" w:type="pct"/>
            <w:shd w:val="clear" w:color="auto" w:fill="auto"/>
            <w:noWrap/>
            <w:vAlign w:val="center"/>
            <w:hideMark/>
          </w:tcPr>
          <w:p w14:paraId="31B30EE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w:t>
            </w:r>
          </w:p>
        </w:tc>
        <w:tc>
          <w:tcPr>
            <w:tcW w:w="1595" w:type="pct"/>
            <w:shd w:val="clear" w:color="auto" w:fill="auto"/>
            <w:noWrap/>
            <w:vAlign w:val="center"/>
            <w:hideMark/>
          </w:tcPr>
          <w:p w14:paraId="3D4F710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所得税后净现金流量</w:t>
            </w:r>
          </w:p>
        </w:tc>
        <w:tc>
          <w:tcPr>
            <w:tcW w:w="545" w:type="pct"/>
            <w:shd w:val="clear" w:color="auto" w:fill="auto"/>
            <w:noWrap/>
            <w:vAlign w:val="center"/>
            <w:hideMark/>
          </w:tcPr>
          <w:p w14:paraId="2BB12EAF" w14:textId="48C4FD5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4758A812" w14:textId="6AA6879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2F3492BB" w14:textId="0EEBD2B0"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370996</w:t>
            </w:r>
          </w:p>
        </w:tc>
        <w:tc>
          <w:tcPr>
            <w:tcW w:w="615" w:type="pct"/>
            <w:shd w:val="clear" w:color="auto" w:fill="auto"/>
            <w:noWrap/>
            <w:vAlign w:val="center"/>
            <w:hideMark/>
          </w:tcPr>
          <w:p w14:paraId="0EEDE1C2" w14:textId="330ED22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491237</w:t>
            </w:r>
          </w:p>
        </w:tc>
        <w:tc>
          <w:tcPr>
            <w:tcW w:w="615" w:type="pct"/>
            <w:shd w:val="clear" w:color="auto" w:fill="auto"/>
            <w:noWrap/>
            <w:vAlign w:val="center"/>
            <w:hideMark/>
          </w:tcPr>
          <w:p w14:paraId="56FA9070" w14:textId="2C0E905C"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625817</w:t>
            </w:r>
          </w:p>
        </w:tc>
      </w:tr>
      <w:tr w:rsidR="00E5484C" w:rsidRPr="003A7F70" w14:paraId="4CD9C2C2" w14:textId="77777777" w:rsidTr="00E5484C">
        <w:trPr>
          <w:trHeight w:val="262"/>
          <w:jc w:val="center"/>
        </w:trPr>
        <w:tc>
          <w:tcPr>
            <w:tcW w:w="472" w:type="pct"/>
            <w:shd w:val="clear" w:color="auto" w:fill="auto"/>
            <w:noWrap/>
            <w:vAlign w:val="center"/>
            <w:hideMark/>
          </w:tcPr>
          <w:p w14:paraId="14C1F6C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w:t>
            </w:r>
          </w:p>
        </w:tc>
        <w:tc>
          <w:tcPr>
            <w:tcW w:w="1595" w:type="pct"/>
            <w:shd w:val="clear" w:color="auto" w:fill="auto"/>
            <w:noWrap/>
            <w:vAlign w:val="center"/>
            <w:hideMark/>
          </w:tcPr>
          <w:p w14:paraId="7024CEDC"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累计所得税后净现金流量</w:t>
            </w:r>
          </w:p>
        </w:tc>
        <w:tc>
          <w:tcPr>
            <w:tcW w:w="545" w:type="pct"/>
            <w:shd w:val="clear" w:color="auto" w:fill="auto"/>
            <w:noWrap/>
            <w:vAlign w:val="center"/>
            <w:hideMark/>
          </w:tcPr>
          <w:p w14:paraId="4F20D252" w14:textId="422695E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9316C21" w14:textId="03DBABF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9988</w:t>
            </w:r>
          </w:p>
        </w:tc>
        <w:tc>
          <w:tcPr>
            <w:tcW w:w="615" w:type="pct"/>
            <w:shd w:val="clear" w:color="auto" w:fill="auto"/>
            <w:noWrap/>
            <w:vAlign w:val="center"/>
            <w:hideMark/>
          </w:tcPr>
          <w:p w14:paraId="380E0DBF" w14:textId="204C9DD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380984</w:t>
            </w:r>
          </w:p>
        </w:tc>
        <w:tc>
          <w:tcPr>
            <w:tcW w:w="615" w:type="pct"/>
            <w:shd w:val="clear" w:color="auto" w:fill="auto"/>
            <w:noWrap/>
            <w:vAlign w:val="center"/>
            <w:hideMark/>
          </w:tcPr>
          <w:p w14:paraId="0E323779" w14:textId="0D69B4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872221</w:t>
            </w:r>
          </w:p>
        </w:tc>
        <w:tc>
          <w:tcPr>
            <w:tcW w:w="615" w:type="pct"/>
            <w:shd w:val="clear" w:color="auto" w:fill="auto"/>
            <w:noWrap/>
            <w:vAlign w:val="center"/>
            <w:hideMark/>
          </w:tcPr>
          <w:p w14:paraId="3786E3B1" w14:textId="6FF3C20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1498038</w:t>
            </w:r>
          </w:p>
        </w:tc>
      </w:tr>
    </w:tbl>
    <w:p w14:paraId="591174E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可见，现金流量平稳增长，第5年累计税后净现金流量为149万余元。</w:t>
      </w:r>
    </w:p>
    <w:p w14:paraId="0DBF89E2" w14:textId="7560D591" w:rsidR="003D709B" w:rsidRPr="00964A06" w:rsidRDefault="00902B8A" w:rsidP="00902B8A">
      <w:pPr>
        <w:pStyle w:val="2"/>
        <w:spacing w:before="163" w:after="163"/>
      </w:pPr>
      <w:bookmarkStart w:id="180" w:name="_Toc507449693"/>
      <w:bookmarkStart w:id="181" w:name="_Toc507452909"/>
      <w:bookmarkStart w:id="182" w:name="_Toc507453183"/>
      <w:r>
        <w:rPr>
          <w:rFonts w:hint="eastAsia"/>
        </w:rPr>
        <w:t xml:space="preserve">9.6 </w:t>
      </w:r>
      <w:r w:rsidR="003D709B" w:rsidRPr="00964A06">
        <w:rPr>
          <w:rFonts w:hint="eastAsia"/>
        </w:rPr>
        <w:t>盈利能力分析</w:t>
      </w:r>
      <w:bookmarkEnd w:id="180"/>
      <w:bookmarkEnd w:id="181"/>
      <w:bookmarkEnd w:id="182"/>
    </w:p>
    <w:p w14:paraId="08195828"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考虑到无风险收益率以及项目本身，假设项目的折现率为10%。</w:t>
      </w:r>
    </w:p>
    <w:p w14:paraId="4F579AB9"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投资净现值</w:t>
      </w:r>
    </w:p>
    <w:p w14:paraId="6ED77AC7"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lastRenderedPageBreak/>
        <w:t>项目投资财务净现值为</w:t>
      </w:r>
    </w:p>
    <w:p w14:paraId="5B8E20BF"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ab/>
      </w:r>
      <m:oMath>
        <m:r>
          <m:rPr>
            <m:sty m:val="p"/>
          </m:rPr>
          <w:rPr>
            <w:rFonts w:ascii="Cambria Math" w:eastAsia="宋体" w:hAnsi="Cambria Math" w:hint="eastAsia"/>
          </w:rPr>
          <m:t>NPV=</m:t>
        </m:r>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m:t>
                    </m:r>
                  </m:e>
                </m:d>
              </m:e>
              <m:sup>
                <m:r>
                  <w:rPr>
                    <w:rFonts w:ascii="Cambria Math" w:eastAsia="宋体" w:hAnsi="Cambria Math" w:cs="Calibri"/>
                  </w:rPr>
                  <m:t>-</m:t>
                </m:r>
                <m:r>
                  <w:rPr>
                    <w:rFonts w:ascii="Cambria Math" w:eastAsia="宋体" w:hAnsi="Cambria Math" w:hint="eastAsia"/>
                  </w:rPr>
                  <m:t>t</m:t>
                </m:r>
              </m:sup>
            </m:sSup>
          </m:e>
        </m:nary>
      </m:oMath>
    </w:p>
    <w:p w14:paraId="768B3459"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计算得税后的NPV = 404405.59（元），远大于0，说明项目盈利能力强。</w:t>
      </w:r>
    </w:p>
    <w:p w14:paraId="556428ED"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投资回收期</w:t>
      </w:r>
    </w:p>
    <w:p w14:paraId="7E82E9D4"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根据上面的假设，计算得投资回收期（税后）：</w:t>
      </w:r>
    </w:p>
    <w:p w14:paraId="7F517322" w14:textId="10F4E3FB" w:rsidR="003D709B" w:rsidRPr="00BF4E53" w:rsidRDefault="003D709B" w:rsidP="00BB7490">
      <w:pPr>
        <w:pStyle w:val="a3"/>
        <w:spacing w:line="360" w:lineRule="auto"/>
        <w:ind w:left="840" w:firstLineChars="0" w:firstLine="0"/>
        <w:rPr>
          <w:rFonts w:ascii="宋体" w:eastAsia="宋体" w:hAnsi="宋体"/>
        </w:rPr>
      </w:pPr>
      <m:oMathPara>
        <m:oMath>
          <m:r>
            <m:rPr>
              <m:sty m:val="p"/>
            </m:rPr>
            <w:rPr>
              <w:rFonts w:ascii="Cambria Math" w:eastAsia="宋体" w:hAnsi="Cambria Math" w:hint="eastAsia"/>
            </w:rPr>
            <m:t>回收期</m:t>
          </m:r>
          <m:r>
            <m:rPr>
              <m:sty m:val="p"/>
            </m:rPr>
            <w:rPr>
              <w:rFonts w:ascii="Cambria Math" w:eastAsia="宋体" w:hAnsi="Cambria Math" w:hint="eastAsia"/>
            </w:rPr>
            <m:t>=</m:t>
          </m:r>
          <m:r>
            <m:rPr>
              <m:sty m:val="p"/>
            </m:rPr>
            <w:rPr>
              <w:rFonts w:ascii="Cambria Math" w:eastAsia="宋体" w:hAnsi="Cambria Math" w:hint="eastAsia"/>
            </w:rPr>
            <m:t>累计税后净现值出现正值年数</m:t>
          </m:r>
          <m:r>
            <m:rPr>
              <m:sty m:val="p"/>
            </m:rPr>
            <w:rPr>
              <w:rFonts w:ascii="Cambria Math" w:eastAsia="宋体" w:hAnsi="Cambria Math" w:cs="Calibri"/>
            </w:rPr>
            <m:t>-</m:t>
          </m:r>
          <m:r>
            <m:rPr>
              <m:sty m:val="p"/>
            </m:rPr>
            <w:rPr>
              <w:rFonts w:ascii="Cambria Math" w:eastAsia="宋体" w:hAnsi="Cambria Math" w:hint="eastAsia"/>
            </w:rPr>
            <m:t>1+</m:t>
          </m:r>
          <m:f>
            <m:fPr>
              <m:ctrlPr>
                <w:rPr>
                  <w:rFonts w:ascii="Cambria Math" w:eastAsia="宋体" w:hAnsi="Cambria Math" w:hint="eastAsia"/>
                </w:rPr>
              </m:ctrlPr>
            </m:fPr>
            <m:num>
              <m:r>
                <m:rPr>
                  <m:sty m:val="p"/>
                </m:rPr>
                <w:rPr>
                  <w:rFonts w:ascii="Cambria Math" w:eastAsia="宋体" w:hAnsi="Cambria Math" w:hint="eastAsia"/>
                </w:rPr>
                <m:t>上一年累计税后净现值的绝对值</m:t>
              </m:r>
            </m:num>
            <m:den>
              <m:r>
                <m:rPr>
                  <m:sty m:val="p"/>
                </m:rPr>
                <w:rPr>
                  <w:rFonts w:ascii="Cambria Math" w:eastAsia="宋体" w:hAnsi="Cambria Math" w:hint="eastAsia"/>
                </w:rPr>
                <m:t>出现正值年份的净现金流量</m:t>
              </m:r>
            </m:den>
          </m:f>
        </m:oMath>
      </m:oMathPara>
    </w:p>
    <w:p w14:paraId="72BAC8C6"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故回收期为1.89年。</w:t>
      </w:r>
    </w:p>
    <w:p w14:paraId="02B543A7"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内部收益率</w:t>
      </w:r>
    </w:p>
    <w:p w14:paraId="7EF10A8C" w14:textId="77777777" w:rsidR="003D709B" w:rsidRPr="003A7F70" w:rsidRDefault="00BE3C4C" w:rsidP="00BB7490">
      <w:pPr>
        <w:pStyle w:val="a3"/>
        <w:spacing w:line="360" w:lineRule="auto"/>
        <w:ind w:left="840" w:firstLineChars="0" w:firstLine="0"/>
        <w:rPr>
          <w:rFonts w:ascii="宋体" w:eastAsia="宋体" w:hAnsi="宋体"/>
        </w:rPr>
      </w:pPr>
      <m:oMathPara>
        <m:oMath>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1+IRR</m:t>
                      </m:r>
                    </m:e>
                  </m:d>
                </m:e>
                <m:sup>
                  <m:r>
                    <w:rPr>
                      <w:rFonts w:ascii="Cambria Math" w:eastAsia="宋体" w:hAnsi="Cambria Math" w:cs="Calibri"/>
                    </w:rPr>
                    <m:t>-</m:t>
                  </m:r>
                  <m:r>
                    <w:rPr>
                      <w:rFonts w:ascii="Cambria Math" w:eastAsia="宋体" w:hAnsi="Cambria Math" w:hint="eastAsia"/>
                    </w:rPr>
                    <m:t>t</m:t>
                  </m:r>
                </m:sup>
              </m:sSup>
              <m:r>
                <w:rPr>
                  <w:rFonts w:ascii="Cambria Math" w:eastAsia="宋体" w:hAnsi="Cambria Math" w:hint="eastAsia"/>
                </w:rPr>
                <m:t>=0</m:t>
              </m:r>
            </m:e>
          </m:nary>
        </m:oMath>
      </m:oMathPara>
    </w:p>
    <w:p w14:paraId="002E9580"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利用插值法计算得IRR为24.48%，大于资金成本率，</w:t>
      </w:r>
      <w:proofErr w:type="gramStart"/>
      <w:r w:rsidRPr="003A7F70">
        <w:rPr>
          <w:rFonts w:ascii="宋体" w:eastAsia="宋体" w:hAnsi="宋体" w:hint="eastAsia"/>
        </w:rPr>
        <w:t>故项目</w:t>
      </w:r>
      <w:proofErr w:type="gramEnd"/>
      <w:r w:rsidRPr="003A7F70">
        <w:rPr>
          <w:rFonts w:ascii="宋体" w:eastAsia="宋体" w:hAnsi="宋体" w:hint="eastAsia"/>
        </w:rPr>
        <w:t>可行。</w:t>
      </w:r>
    </w:p>
    <w:p w14:paraId="162A04A1" w14:textId="118042FE" w:rsidR="003D709B" w:rsidRPr="00902B8A" w:rsidRDefault="00902B8A" w:rsidP="00902B8A">
      <w:pPr>
        <w:pStyle w:val="2"/>
        <w:spacing w:before="163" w:after="163"/>
      </w:pPr>
      <w:bookmarkStart w:id="183" w:name="_Toc507449694"/>
      <w:bookmarkStart w:id="184" w:name="_Toc507452910"/>
      <w:bookmarkStart w:id="185" w:name="_Toc507453184"/>
      <w:r>
        <w:rPr>
          <w:rFonts w:hint="eastAsia"/>
        </w:rPr>
        <w:t xml:space="preserve">9.7 </w:t>
      </w:r>
      <w:r w:rsidR="003D709B" w:rsidRPr="00902B8A">
        <w:rPr>
          <w:rFonts w:hint="eastAsia"/>
        </w:rPr>
        <w:t>投资回报</w:t>
      </w:r>
      <w:bookmarkEnd w:id="183"/>
      <w:bookmarkEnd w:id="184"/>
      <w:bookmarkEnd w:id="185"/>
    </w:p>
    <w:p w14:paraId="65003FA6" w14:textId="77777777" w:rsidR="003D709B" w:rsidRPr="003046E7" w:rsidRDefault="003D709B" w:rsidP="003046E7">
      <w:pPr>
        <w:spacing w:line="360" w:lineRule="auto"/>
        <w:ind w:firstLine="420"/>
        <w:rPr>
          <w:rFonts w:ascii="宋体" w:eastAsia="宋体" w:hAnsi="宋体"/>
        </w:rPr>
      </w:pPr>
      <w:r w:rsidRPr="003046E7">
        <w:rPr>
          <w:rFonts w:ascii="宋体" w:eastAsia="宋体" w:hAnsi="宋体" w:hint="eastAsia"/>
        </w:rPr>
        <w:t>根据对公司未来五年的经营的预测，计算得公司五年间的净资产收益率和总资产报酬率如下：</w:t>
      </w:r>
    </w:p>
    <w:tbl>
      <w:tblPr>
        <w:tblW w:w="4837" w:type="pct"/>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96"/>
        <w:gridCol w:w="1286"/>
        <w:gridCol w:w="1285"/>
        <w:gridCol w:w="1290"/>
        <w:gridCol w:w="1282"/>
      </w:tblGrid>
      <w:tr w:rsidR="00A105A6" w:rsidRPr="003A7F70" w14:paraId="3AC3D18C" w14:textId="77777777" w:rsidTr="00CF0E44">
        <w:trPr>
          <w:trHeight w:val="280"/>
        </w:trPr>
        <w:tc>
          <w:tcPr>
            <w:tcW w:w="1110" w:type="pct"/>
            <w:shd w:val="clear" w:color="auto" w:fill="auto"/>
            <w:noWrap/>
            <w:vAlign w:val="center"/>
            <w:hideMark/>
          </w:tcPr>
          <w:p w14:paraId="55969D20"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683" w:type="pct"/>
            <w:shd w:val="clear" w:color="auto" w:fill="auto"/>
            <w:noWrap/>
            <w:vAlign w:val="center"/>
            <w:hideMark/>
          </w:tcPr>
          <w:p w14:paraId="0E16AE2B"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02" w:type="pct"/>
            <w:shd w:val="clear" w:color="auto" w:fill="auto"/>
            <w:noWrap/>
            <w:vAlign w:val="center"/>
            <w:hideMark/>
          </w:tcPr>
          <w:p w14:paraId="17245D6C"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01" w:type="pct"/>
            <w:shd w:val="clear" w:color="auto" w:fill="auto"/>
            <w:noWrap/>
            <w:vAlign w:val="center"/>
            <w:hideMark/>
          </w:tcPr>
          <w:p w14:paraId="6920BBB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04" w:type="pct"/>
            <w:shd w:val="clear" w:color="auto" w:fill="auto"/>
            <w:noWrap/>
            <w:vAlign w:val="center"/>
            <w:hideMark/>
          </w:tcPr>
          <w:p w14:paraId="27CF5B1D"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99" w:type="pct"/>
            <w:shd w:val="clear" w:color="auto" w:fill="auto"/>
            <w:noWrap/>
            <w:vAlign w:val="center"/>
            <w:hideMark/>
          </w:tcPr>
          <w:p w14:paraId="58E7415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A105A6" w:rsidRPr="003A7F70" w14:paraId="5103E1CC" w14:textId="77777777" w:rsidTr="00CF0E44">
        <w:trPr>
          <w:trHeight w:val="280"/>
        </w:trPr>
        <w:tc>
          <w:tcPr>
            <w:tcW w:w="1110" w:type="pct"/>
            <w:shd w:val="clear" w:color="auto" w:fill="auto"/>
            <w:noWrap/>
            <w:vAlign w:val="center"/>
            <w:hideMark/>
          </w:tcPr>
          <w:p w14:paraId="054AC14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净资产收益率</w:t>
            </w:r>
          </w:p>
        </w:tc>
        <w:tc>
          <w:tcPr>
            <w:tcW w:w="683" w:type="pct"/>
            <w:shd w:val="clear" w:color="auto" w:fill="auto"/>
            <w:noWrap/>
            <w:vAlign w:val="center"/>
            <w:hideMark/>
          </w:tcPr>
          <w:p w14:paraId="1FE4827A"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1C6E4E13"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w:t>
            </w:r>
          </w:p>
        </w:tc>
        <w:tc>
          <w:tcPr>
            <w:tcW w:w="801" w:type="pct"/>
            <w:shd w:val="clear" w:color="auto" w:fill="auto"/>
            <w:noWrap/>
            <w:vAlign w:val="center"/>
            <w:hideMark/>
          </w:tcPr>
          <w:p w14:paraId="4EB5FAE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37.49%</w:t>
            </w:r>
          </w:p>
        </w:tc>
        <w:tc>
          <w:tcPr>
            <w:tcW w:w="804" w:type="pct"/>
            <w:shd w:val="clear" w:color="auto" w:fill="auto"/>
            <w:noWrap/>
            <w:vAlign w:val="center"/>
            <w:hideMark/>
          </w:tcPr>
          <w:p w14:paraId="36666A9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32.92%</w:t>
            </w:r>
          </w:p>
        </w:tc>
        <w:tc>
          <w:tcPr>
            <w:tcW w:w="799" w:type="pct"/>
            <w:shd w:val="clear" w:color="auto" w:fill="auto"/>
            <w:noWrap/>
            <w:vAlign w:val="center"/>
            <w:hideMark/>
          </w:tcPr>
          <w:p w14:paraId="12152A4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37.50%</w:t>
            </w:r>
          </w:p>
        </w:tc>
      </w:tr>
      <w:tr w:rsidR="00A105A6" w:rsidRPr="003A7F70" w14:paraId="1E4DE8B5" w14:textId="77777777" w:rsidTr="00CF0E44">
        <w:trPr>
          <w:trHeight w:val="280"/>
        </w:trPr>
        <w:tc>
          <w:tcPr>
            <w:tcW w:w="1110" w:type="pct"/>
            <w:shd w:val="clear" w:color="auto" w:fill="auto"/>
            <w:noWrap/>
            <w:vAlign w:val="center"/>
            <w:hideMark/>
          </w:tcPr>
          <w:p w14:paraId="1CFA408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总资产报酬率</w:t>
            </w:r>
          </w:p>
        </w:tc>
        <w:tc>
          <w:tcPr>
            <w:tcW w:w="683" w:type="pct"/>
            <w:shd w:val="clear" w:color="auto" w:fill="auto"/>
            <w:noWrap/>
            <w:vAlign w:val="center"/>
            <w:hideMark/>
          </w:tcPr>
          <w:p w14:paraId="478B3B36"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436B663A"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10.76%</w:t>
            </w:r>
          </w:p>
        </w:tc>
        <w:tc>
          <w:tcPr>
            <w:tcW w:w="801" w:type="pct"/>
            <w:shd w:val="clear" w:color="auto" w:fill="auto"/>
            <w:noWrap/>
            <w:vAlign w:val="center"/>
            <w:hideMark/>
          </w:tcPr>
          <w:p w14:paraId="0A3D903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45.70%</w:t>
            </w:r>
          </w:p>
        </w:tc>
        <w:tc>
          <w:tcPr>
            <w:tcW w:w="804" w:type="pct"/>
            <w:shd w:val="clear" w:color="auto" w:fill="auto"/>
            <w:noWrap/>
            <w:vAlign w:val="center"/>
            <w:hideMark/>
          </w:tcPr>
          <w:p w14:paraId="76D2835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38.93%</w:t>
            </w:r>
          </w:p>
        </w:tc>
        <w:tc>
          <w:tcPr>
            <w:tcW w:w="799" w:type="pct"/>
            <w:shd w:val="clear" w:color="auto" w:fill="auto"/>
            <w:noWrap/>
            <w:vAlign w:val="center"/>
            <w:hideMark/>
          </w:tcPr>
          <w:p w14:paraId="0504A58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43.77%</w:t>
            </w:r>
          </w:p>
        </w:tc>
      </w:tr>
    </w:tbl>
    <w:p w14:paraId="2DE52CFD" w14:textId="0AFB6EA1" w:rsidR="003D709B" w:rsidRPr="003046E7" w:rsidRDefault="00CF0E44" w:rsidP="003046E7">
      <w:pPr>
        <w:spacing w:line="360" w:lineRule="auto"/>
        <w:ind w:firstLine="420"/>
        <w:rPr>
          <w:rFonts w:ascii="宋体" w:eastAsia="宋体" w:hAnsi="宋体"/>
        </w:rPr>
      </w:pPr>
      <w:r w:rsidRPr="003046E7">
        <w:rPr>
          <w:rFonts w:ascii="宋体" w:eastAsia="宋体" w:hAnsi="宋体" w:hint="eastAsia"/>
        </w:rPr>
        <w:t>由</w:t>
      </w:r>
      <w:r w:rsidR="00254C7D" w:rsidRPr="003046E7">
        <w:rPr>
          <w:rFonts w:ascii="宋体" w:eastAsia="宋体" w:hAnsi="宋体" w:hint="eastAsia"/>
        </w:rPr>
        <w:t>上表，</w:t>
      </w:r>
      <w:r w:rsidR="003D709B" w:rsidRPr="003046E7">
        <w:rPr>
          <w:rFonts w:ascii="宋体" w:eastAsia="宋体" w:hAnsi="宋体" w:hint="eastAsia"/>
        </w:rPr>
        <w:t>可见，我们公司的总资产报酬率平均为34.79%</w:t>
      </w:r>
      <w:r w:rsidR="00A105A6" w:rsidRPr="003046E7">
        <w:rPr>
          <w:rFonts w:ascii="宋体" w:eastAsia="宋体" w:hAnsi="宋体" w:hint="eastAsia"/>
        </w:rPr>
        <w:t>，</w:t>
      </w:r>
      <w:r w:rsidR="003D709B" w:rsidRPr="003046E7">
        <w:rPr>
          <w:rFonts w:ascii="宋体" w:eastAsia="宋体" w:hAnsi="宋体" w:hint="eastAsia"/>
        </w:rPr>
        <w:t>净资产收益率平均为27.35%，并且随着时间的推移，二者逐渐稳定在40%</w:t>
      </w:r>
      <w:r w:rsidR="001B229E" w:rsidRPr="003046E7">
        <w:rPr>
          <w:rFonts w:ascii="宋体" w:eastAsia="宋体" w:hAnsi="宋体" w:hint="eastAsia"/>
        </w:rPr>
        <w:t>附近，体现了投资方案</w:t>
      </w:r>
      <w:r w:rsidR="003D709B" w:rsidRPr="003046E7">
        <w:rPr>
          <w:rFonts w:ascii="宋体" w:eastAsia="宋体" w:hAnsi="宋体" w:hint="eastAsia"/>
        </w:rPr>
        <w:t>很强的盈利能力。</w:t>
      </w:r>
    </w:p>
    <w:p w14:paraId="4BFBB974" w14:textId="0096C971" w:rsidR="003D709B" w:rsidRPr="00902B8A" w:rsidRDefault="00902B8A" w:rsidP="00902B8A">
      <w:pPr>
        <w:pStyle w:val="2"/>
        <w:spacing w:before="163" w:after="163"/>
      </w:pPr>
      <w:bookmarkStart w:id="186" w:name="_Toc507449695"/>
      <w:bookmarkStart w:id="187" w:name="_Toc507452911"/>
      <w:bookmarkStart w:id="188" w:name="_Toc507453185"/>
      <w:r>
        <w:rPr>
          <w:rFonts w:hint="eastAsia"/>
        </w:rPr>
        <w:t xml:space="preserve">9.8 </w:t>
      </w:r>
      <w:r w:rsidR="003D709B" w:rsidRPr="00902B8A">
        <w:rPr>
          <w:rFonts w:hint="eastAsia"/>
        </w:rPr>
        <w:t>资产负债表</w:t>
      </w:r>
      <w:bookmarkEnd w:id="186"/>
      <w:bookmarkEnd w:id="187"/>
      <w:bookmarkEnd w:id="188"/>
    </w:p>
    <w:p w14:paraId="1306854A" w14:textId="77777777" w:rsidR="003D709B" w:rsidRPr="003A7F70" w:rsidRDefault="003D709B" w:rsidP="00BB7490">
      <w:pPr>
        <w:pStyle w:val="a3"/>
        <w:spacing w:line="360" w:lineRule="auto"/>
        <w:ind w:firstLineChars="0" w:firstLine="460"/>
        <w:rPr>
          <w:rFonts w:ascii="宋体" w:eastAsia="宋体" w:hAnsi="宋体"/>
        </w:rPr>
      </w:pPr>
      <w:r w:rsidRPr="003A7F70">
        <w:rPr>
          <w:rFonts w:ascii="宋体" w:eastAsia="宋体" w:hAnsi="宋体" w:hint="eastAsia"/>
        </w:rPr>
        <w:t>公司第五年资产负债表为：（单位：元）</w:t>
      </w:r>
    </w:p>
    <w:tbl>
      <w:tblPr>
        <w:tblW w:w="51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056"/>
        <w:gridCol w:w="1056"/>
        <w:gridCol w:w="2616"/>
        <w:gridCol w:w="1056"/>
        <w:gridCol w:w="1056"/>
      </w:tblGrid>
      <w:tr w:rsidR="00521FF7" w:rsidRPr="003A7F70" w14:paraId="0FB9455D" w14:textId="77777777" w:rsidTr="00C44F9B">
        <w:trPr>
          <w:trHeight w:val="451"/>
          <w:jc w:val="center"/>
        </w:trPr>
        <w:tc>
          <w:tcPr>
            <w:tcW w:w="975" w:type="pct"/>
            <w:shd w:val="clear" w:color="auto" w:fill="auto"/>
            <w:noWrap/>
            <w:vAlign w:val="center"/>
            <w:hideMark/>
          </w:tcPr>
          <w:p w14:paraId="7C341BC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w:t>
            </w:r>
          </w:p>
        </w:tc>
        <w:tc>
          <w:tcPr>
            <w:tcW w:w="621" w:type="pct"/>
            <w:shd w:val="clear" w:color="auto" w:fill="auto"/>
            <w:noWrap/>
            <w:vAlign w:val="center"/>
            <w:hideMark/>
          </w:tcPr>
          <w:p w14:paraId="761BA95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1E3B6F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c>
          <w:tcPr>
            <w:tcW w:w="1540" w:type="pct"/>
            <w:shd w:val="clear" w:color="auto" w:fill="auto"/>
            <w:noWrap/>
            <w:vAlign w:val="center"/>
            <w:hideMark/>
          </w:tcPr>
          <w:p w14:paraId="692F85B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w:t>
            </w:r>
          </w:p>
        </w:tc>
        <w:tc>
          <w:tcPr>
            <w:tcW w:w="621" w:type="pct"/>
            <w:shd w:val="clear" w:color="auto" w:fill="auto"/>
            <w:noWrap/>
            <w:vAlign w:val="center"/>
            <w:hideMark/>
          </w:tcPr>
          <w:p w14:paraId="5F2894E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32E4D48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r>
      <w:tr w:rsidR="00521FF7" w:rsidRPr="003A7F70" w14:paraId="7B08F3E5" w14:textId="77777777" w:rsidTr="00C44F9B">
        <w:trPr>
          <w:trHeight w:val="964"/>
          <w:jc w:val="center"/>
        </w:trPr>
        <w:tc>
          <w:tcPr>
            <w:tcW w:w="975" w:type="pct"/>
            <w:shd w:val="clear" w:color="auto" w:fill="auto"/>
            <w:noWrap/>
            <w:vAlign w:val="center"/>
            <w:hideMark/>
          </w:tcPr>
          <w:p w14:paraId="51A6B4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lastRenderedPageBreak/>
              <w:t>流动资产</w:t>
            </w:r>
          </w:p>
        </w:tc>
        <w:tc>
          <w:tcPr>
            <w:tcW w:w="621" w:type="pct"/>
            <w:shd w:val="clear" w:color="auto" w:fill="auto"/>
            <w:noWrap/>
            <w:vAlign w:val="center"/>
            <w:hideMark/>
          </w:tcPr>
          <w:p w14:paraId="03753EF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3FDDB9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CDE9A8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负债</w:t>
            </w:r>
          </w:p>
        </w:tc>
        <w:tc>
          <w:tcPr>
            <w:tcW w:w="621" w:type="pct"/>
            <w:shd w:val="clear" w:color="auto" w:fill="auto"/>
            <w:noWrap/>
            <w:vAlign w:val="center"/>
            <w:hideMark/>
          </w:tcPr>
          <w:p w14:paraId="02DB295A"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2CCE225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037D3D" w14:textId="77777777" w:rsidTr="00C44F9B">
        <w:trPr>
          <w:trHeight w:val="397"/>
          <w:jc w:val="center"/>
        </w:trPr>
        <w:tc>
          <w:tcPr>
            <w:tcW w:w="975" w:type="pct"/>
            <w:shd w:val="clear" w:color="auto" w:fill="auto"/>
            <w:noWrap/>
            <w:vAlign w:val="center"/>
            <w:hideMark/>
          </w:tcPr>
          <w:p w14:paraId="21818C2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货币资金</w:t>
            </w:r>
          </w:p>
        </w:tc>
        <w:tc>
          <w:tcPr>
            <w:tcW w:w="621" w:type="pct"/>
            <w:shd w:val="clear" w:color="auto" w:fill="auto"/>
            <w:noWrap/>
            <w:vAlign w:val="center"/>
            <w:hideMark/>
          </w:tcPr>
          <w:p w14:paraId="01EBA1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79D58F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A6C0C8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长期负债</w:t>
            </w:r>
          </w:p>
        </w:tc>
        <w:tc>
          <w:tcPr>
            <w:tcW w:w="621" w:type="pct"/>
            <w:shd w:val="clear" w:color="auto" w:fill="auto"/>
            <w:noWrap/>
            <w:vAlign w:val="center"/>
            <w:hideMark/>
          </w:tcPr>
          <w:p w14:paraId="1E29520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323C152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79A77176" w14:textId="77777777" w:rsidTr="00C44F9B">
        <w:trPr>
          <w:trHeight w:val="397"/>
          <w:jc w:val="center"/>
        </w:trPr>
        <w:tc>
          <w:tcPr>
            <w:tcW w:w="975" w:type="pct"/>
            <w:shd w:val="clear" w:color="auto" w:fill="auto"/>
            <w:noWrap/>
            <w:vAlign w:val="center"/>
            <w:hideMark/>
          </w:tcPr>
          <w:p w14:paraId="0EE8565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应收款</w:t>
            </w:r>
          </w:p>
        </w:tc>
        <w:tc>
          <w:tcPr>
            <w:tcW w:w="621" w:type="pct"/>
            <w:shd w:val="clear" w:color="auto" w:fill="auto"/>
            <w:noWrap/>
            <w:vAlign w:val="center"/>
            <w:hideMark/>
          </w:tcPr>
          <w:p w14:paraId="0246196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5648982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1540" w:type="pct"/>
            <w:shd w:val="clear" w:color="auto" w:fill="auto"/>
            <w:noWrap/>
            <w:vAlign w:val="center"/>
            <w:hideMark/>
          </w:tcPr>
          <w:p w14:paraId="3A01B19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短期负债</w:t>
            </w:r>
          </w:p>
        </w:tc>
        <w:tc>
          <w:tcPr>
            <w:tcW w:w="621" w:type="pct"/>
            <w:shd w:val="clear" w:color="auto" w:fill="auto"/>
            <w:noWrap/>
            <w:vAlign w:val="center"/>
            <w:hideMark/>
          </w:tcPr>
          <w:p w14:paraId="6E06B8C8"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12EBC31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6CBE671F" w14:textId="77777777" w:rsidTr="00C44F9B">
        <w:trPr>
          <w:trHeight w:hRule="exact" w:val="458"/>
          <w:jc w:val="center"/>
        </w:trPr>
        <w:tc>
          <w:tcPr>
            <w:tcW w:w="975" w:type="pct"/>
            <w:shd w:val="clear" w:color="auto" w:fill="auto"/>
            <w:noWrap/>
            <w:vAlign w:val="center"/>
            <w:hideMark/>
          </w:tcPr>
          <w:p w14:paraId="27B8B999"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4B4F4A0"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5D199A5B"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3A4375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应交税金</w:t>
            </w:r>
          </w:p>
        </w:tc>
        <w:tc>
          <w:tcPr>
            <w:tcW w:w="621" w:type="pct"/>
            <w:shd w:val="clear" w:color="auto" w:fill="auto"/>
            <w:noWrap/>
            <w:vAlign w:val="center"/>
            <w:hideMark/>
          </w:tcPr>
          <w:p w14:paraId="48F3B45D" w14:textId="08F7635F"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202175</w:t>
            </w:r>
            <w:r w:rsidR="00521FF7">
              <w:rPr>
                <w:rFonts w:ascii="宋体" w:eastAsia="宋体" w:hAnsi="宋体" w:cs="宋体" w:hint="eastAsia"/>
                <w:color w:val="000000"/>
                <w:kern w:val="0"/>
              </w:rPr>
              <w:t>6</w:t>
            </w:r>
          </w:p>
        </w:tc>
        <w:tc>
          <w:tcPr>
            <w:tcW w:w="621" w:type="pct"/>
            <w:shd w:val="clear" w:color="auto" w:fill="auto"/>
            <w:noWrap/>
            <w:vAlign w:val="center"/>
            <w:hideMark/>
          </w:tcPr>
          <w:p w14:paraId="485B2C46" w14:textId="412EEFA1"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2547834</w:t>
            </w:r>
          </w:p>
        </w:tc>
      </w:tr>
      <w:tr w:rsidR="00521FF7" w:rsidRPr="003A7F70" w14:paraId="1AA5FA7D" w14:textId="77777777" w:rsidTr="00C44F9B">
        <w:trPr>
          <w:trHeight w:val="507"/>
          <w:jc w:val="center"/>
        </w:trPr>
        <w:tc>
          <w:tcPr>
            <w:tcW w:w="975" w:type="pct"/>
            <w:shd w:val="clear" w:color="auto" w:fill="auto"/>
            <w:noWrap/>
            <w:vAlign w:val="center"/>
            <w:hideMark/>
          </w:tcPr>
          <w:p w14:paraId="5F870D77"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5B1C7C26"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6ED3A98D"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491C67B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应付款</w:t>
            </w:r>
          </w:p>
        </w:tc>
        <w:tc>
          <w:tcPr>
            <w:tcW w:w="621" w:type="pct"/>
            <w:shd w:val="clear" w:color="auto" w:fill="auto"/>
            <w:noWrap/>
            <w:vAlign w:val="center"/>
            <w:hideMark/>
          </w:tcPr>
          <w:p w14:paraId="61C34A5E"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1C08DA28"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0AE7FBE0" w14:textId="77777777" w:rsidTr="00C44F9B">
        <w:trPr>
          <w:trHeight w:val="397"/>
          <w:jc w:val="center"/>
        </w:trPr>
        <w:tc>
          <w:tcPr>
            <w:tcW w:w="975" w:type="pct"/>
            <w:shd w:val="clear" w:color="auto" w:fill="auto"/>
            <w:noWrap/>
            <w:vAlign w:val="center"/>
            <w:hideMark/>
          </w:tcPr>
          <w:p w14:paraId="6C874B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流动资产合计</w:t>
            </w:r>
          </w:p>
        </w:tc>
        <w:tc>
          <w:tcPr>
            <w:tcW w:w="621" w:type="pct"/>
            <w:shd w:val="clear" w:color="auto" w:fill="auto"/>
            <w:noWrap/>
            <w:vAlign w:val="center"/>
            <w:hideMark/>
          </w:tcPr>
          <w:p w14:paraId="1D6C23A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58A03C8B" w14:textId="77777777" w:rsidR="003D709B" w:rsidRPr="003A7F70" w:rsidRDefault="003D709B" w:rsidP="00C44F9B">
            <w:pPr>
              <w:widowControl/>
              <w:spacing w:line="360" w:lineRule="auto"/>
              <w:jc w:val="center"/>
              <w:rPr>
                <w:rFonts w:ascii="宋体" w:eastAsia="宋体" w:hAnsi="宋体"/>
                <w:kern w:val="0"/>
              </w:rPr>
            </w:pPr>
            <w:r w:rsidRPr="003A7F70">
              <w:rPr>
                <w:rFonts w:ascii="宋体" w:eastAsia="宋体" w:hAnsi="宋体" w:hint="eastAsia"/>
                <w:kern w:val="0"/>
              </w:rPr>
              <w:t>1925528</w:t>
            </w:r>
          </w:p>
        </w:tc>
        <w:tc>
          <w:tcPr>
            <w:tcW w:w="1540" w:type="pct"/>
            <w:shd w:val="clear" w:color="auto" w:fill="auto"/>
            <w:noWrap/>
            <w:vAlign w:val="center"/>
            <w:hideMark/>
          </w:tcPr>
          <w:p w14:paraId="163F84E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负债合计</w:t>
            </w:r>
          </w:p>
        </w:tc>
        <w:tc>
          <w:tcPr>
            <w:tcW w:w="621" w:type="pct"/>
            <w:shd w:val="clear" w:color="auto" w:fill="auto"/>
            <w:noWrap/>
            <w:vAlign w:val="center"/>
            <w:hideMark/>
          </w:tcPr>
          <w:p w14:paraId="1DDA54AE" w14:textId="309487CB"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2021756</w:t>
            </w:r>
          </w:p>
        </w:tc>
        <w:tc>
          <w:tcPr>
            <w:tcW w:w="621" w:type="pct"/>
            <w:shd w:val="clear" w:color="auto" w:fill="auto"/>
            <w:noWrap/>
            <w:vAlign w:val="center"/>
            <w:hideMark/>
          </w:tcPr>
          <w:p w14:paraId="5BEF6AFB" w14:textId="6FA808DE"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254784</w:t>
            </w:r>
          </w:p>
        </w:tc>
      </w:tr>
      <w:tr w:rsidR="00521FF7" w:rsidRPr="003A7F70" w14:paraId="6E0C5F33" w14:textId="77777777" w:rsidTr="00C44F9B">
        <w:trPr>
          <w:trHeight w:val="397"/>
          <w:jc w:val="center"/>
        </w:trPr>
        <w:tc>
          <w:tcPr>
            <w:tcW w:w="975" w:type="pct"/>
            <w:shd w:val="clear" w:color="auto" w:fill="auto"/>
            <w:noWrap/>
            <w:vAlign w:val="center"/>
            <w:hideMark/>
          </w:tcPr>
          <w:p w14:paraId="00B667F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固定资产</w:t>
            </w:r>
          </w:p>
        </w:tc>
        <w:tc>
          <w:tcPr>
            <w:tcW w:w="621" w:type="pct"/>
            <w:shd w:val="clear" w:color="auto" w:fill="auto"/>
            <w:noWrap/>
            <w:vAlign w:val="center"/>
            <w:hideMark/>
          </w:tcPr>
          <w:p w14:paraId="70BE386D"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4C87B06C"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0C880A29" w14:textId="77777777" w:rsidR="003D709B" w:rsidRPr="003A7F70" w:rsidRDefault="003D709B" w:rsidP="00C44F9B">
            <w:pPr>
              <w:widowControl/>
              <w:spacing w:line="360" w:lineRule="auto"/>
              <w:jc w:val="center"/>
              <w:rPr>
                <w:rFonts w:ascii="宋体" w:eastAsia="宋体" w:hAnsi="宋体" w:cs="宋体"/>
                <w:b/>
                <w:color w:val="000000"/>
                <w:kern w:val="0"/>
              </w:rPr>
            </w:pPr>
            <w:r w:rsidRPr="003A7F70">
              <w:rPr>
                <w:rFonts w:ascii="宋体" w:eastAsia="宋体" w:hAnsi="宋体" w:cs="宋体" w:hint="eastAsia"/>
                <w:b/>
                <w:color w:val="000000"/>
                <w:kern w:val="0"/>
              </w:rPr>
              <w:t>所有者权益</w:t>
            </w:r>
          </w:p>
        </w:tc>
        <w:tc>
          <w:tcPr>
            <w:tcW w:w="621" w:type="pct"/>
            <w:shd w:val="clear" w:color="auto" w:fill="auto"/>
            <w:noWrap/>
            <w:vAlign w:val="center"/>
            <w:hideMark/>
          </w:tcPr>
          <w:p w14:paraId="59FA8216"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A5D72D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2C2C82" w14:textId="77777777" w:rsidTr="00C44F9B">
        <w:trPr>
          <w:trHeight w:val="397"/>
          <w:jc w:val="center"/>
        </w:trPr>
        <w:tc>
          <w:tcPr>
            <w:tcW w:w="975" w:type="pct"/>
            <w:shd w:val="clear" w:color="auto" w:fill="auto"/>
            <w:noWrap/>
            <w:vAlign w:val="center"/>
            <w:hideMark/>
          </w:tcPr>
          <w:p w14:paraId="6BAD1C5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固定资产原价</w:t>
            </w:r>
          </w:p>
        </w:tc>
        <w:tc>
          <w:tcPr>
            <w:tcW w:w="621" w:type="pct"/>
            <w:shd w:val="clear" w:color="auto" w:fill="auto"/>
            <w:noWrap/>
            <w:vAlign w:val="center"/>
            <w:hideMark/>
          </w:tcPr>
          <w:p w14:paraId="6B25165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115800</w:t>
            </w:r>
          </w:p>
        </w:tc>
        <w:tc>
          <w:tcPr>
            <w:tcW w:w="621" w:type="pct"/>
            <w:shd w:val="clear" w:color="auto" w:fill="auto"/>
            <w:noWrap/>
            <w:vAlign w:val="center"/>
            <w:hideMark/>
          </w:tcPr>
          <w:p w14:paraId="08D6CE4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128800</w:t>
            </w:r>
          </w:p>
        </w:tc>
        <w:tc>
          <w:tcPr>
            <w:tcW w:w="1540" w:type="pct"/>
            <w:shd w:val="clear" w:color="auto" w:fill="auto"/>
            <w:noWrap/>
            <w:vAlign w:val="center"/>
            <w:hideMark/>
          </w:tcPr>
          <w:p w14:paraId="33B3C54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股东资本</w:t>
            </w:r>
          </w:p>
        </w:tc>
        <w:tc>
          <w:tcPr>
            <w:tcW w:w="621" w:type="pct"/>
            <w:shd w:val="clear" w:color="auto" w:fill="auto"/>
            <w:noWrap/>
            <w:vAlign w:val="center"/>
            <w:hideMark/>
          </w:tcPr>
          <w:p w14:paraId="12A3B53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c>
          <w:tcPr>
            <w:tcW w:w="621" w:type="pct"/>
            <w:shd w:val="clear" w:color="auto" w:fill="auto"/>
            <w:noWrap/>
            <w:vAlign w:val="center"/>
            <w:hideMark/>
          </w:tcPr>
          <w:p w14:paraId="2D6CE8D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r>
      <w:tr w:rsidR="00521FF7" w:rsidRPr="003A7F70" w14:paraId="4213C6C3" w14:textId="77777777" w:rsidTr="00C44F9B">
        <w:trPr>
          <w:trHeight w:val="397"/>
          <w:jc w:val="center"/>
        </w:trPr>
        <w:tc>
          <w:tcPr>
            <w:tcW w:w="975" w:type="pct"/>
            <w:shd w:val="clear" w:color="auto" w:fill="auto"/>
            <w:noWrap/>
            <w:vAlign w:val="center"/>
            <w:hideMark/>
          </w:tcPr>
          <w:p w14:paraId="27B452D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减：累计折旧</w:t>
            </w:r>
          </w:p>
        </w:tc>
        <w:tc>
          <w:tcPr>
            <w:tcW w:w="621" w:type="pct"/>
            <w:shd w:val="clear" w:color="auto" w:fill="auto"/>
            <w:noWrap/>
            <w:vAlign w:val="center"/>
            <w:hideMark/>
          </w:tcPr>
          <w:p w14:paraId="4BDBC7B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68620</w:t>
            </w:r>
          </w:p>
        </w:tc>
        <w:tc>
          <w:tcPr>
            <w:tcW w:w="621" w:type="pct"/>
            <w:shd w:val="clear" w:color="auto" w:fill="auto"/>
            <w:noWrap/>
            <w:vAlign w:val="center"/>
            <w:hideMark/>
          </w:tcPr>
          <w:p w14:paraId="498AAD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94380</w:t>
            </w:r>
          </w:p>
        </w:tc>
        <w:tc>
          <w:tcPr>
            <w:tcW w:w="1540" w:type="pct"/>
            <w:shd w:val="clear" w:color="auto" w:fill="auto"/>
            <w:noWrap/>
            <w:vAlign w:val="center"/>
            <w:hideMark/>
          </w:tcPr>
          <w:p w14:paraId="68329DC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利润留存</w:t>
            </w:r>
          </w:p>
        </w:tc>
        <w:tc>
          <w:tcPr>
            <w:tcW w:w="621" w:type="pct"/>
            <w:shd w:val="clear" w:color="auto" w:fill="auto"/>
            <w:noWrap/>
            <w:vAlign w:val="center"/>
            <w:hideMark/>
          </w:tcPr>
          <w:p w14:paraId="78DC856E" w14:textId="1F88D11A"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433077</w:t>
            </w:r>
          </w:p>
        </w:tc>
        <w:tc>
          <w:tcPr>
            <w:tcW w:w="621" w:type="pct"/>
            <w:shd w:val="clear" w:color="auto" w:fill="auto"/>
            <w:noWrap/>
            <w:vAlign w:val="center"/>
            <w:hideMark/>
          </w:tcPr>
          <w:p w14:paraId="3EF7C37F" w14:textId="4A427867"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503917</w:t>
            </w:r>
          </w:p>
        </w:tc>
      </w:tr>
      <w:tr w:rsidR="00521FF7" w:rsidRPr="003A7F70" w14:paraId="55E7C9C3" w14:textId="77777777" w:rsidTr="00C44F9B">
        <w:trPr>
          <w:trHeight w:val="397"/>
          <w:jc w:val="center"/>
        </w:trPr>
        <w:tc>
          <w:tcPr>
            <w:tcW w:w="975" w:type="pct"/>
            <w:shd w:val="clear" w:color="auto" w:fill="auto"/>
            <w:noWrap/>
            <w:vAlign w:val="center"/>
            <w:hideMark/>
          </w:tcPr>
          <w:p w14:paraId="0BBD08B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固定资产净值</w:t>
            </w:r>
          </w:p>
        </w:tc>
        <w:tc>
          <w:tcPr>
            <w:tcW w:w="621" w:type="pct"/>
            <w:shd w:val="clear" w:color="auto" w:fill="auto"/>
            <w:noWrap/>
            <w:vAlign w:val="center"/>
            <w:hideMark/>
          </w:tcPr>
          <w:p w14:paraId="6E03770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15FACDC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51B5B4B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年度净利</w:t>
            </w:r>
          </w:p>
        </w:tc>
        <w:tc>
          <w:tcPr>
            <w:tcW w:w="621" w:type="pct"/>
            <w:shd w:val="clear" w:color="auto" w:fill="auto"/>
            <w:noWrap/>
            <w:vAlign w:val="center"/>
            <w:hideMark/>
          </w:tcPr>
          <w:p w14:paraId="42E1E33C" w14:textId="0ED91FB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621" w:type="pct"/>
            <w:shd w:val="clear" w:color="auto" w:fill="auto"/>
            <w:noWrap/>
            <w:vAlign w:val="center"/>
            <w:hideMark/>
          </w:tcPr>
          <w:p w14:paraId="6ED75514" w14:textId="0DA03535"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601247</w:t>
            </w:r>
          </w:p>
        </w:tc>
      </w:tr>
      <w:tr w:rsidR="00521FF7" w:rsidRPr="003A7F70" w14:paraId="10ACF38D" w14:textId="77777777" w:rsidTr="00C44F9B">
        <w:trPr>
          <w:trHeight w:val="397"/>
          <w:jc w:val="center"/>
        </w:trPr>
        <w:tc>
          <w:tcPr>
            <w:tcW w:w="975" w:type="pct"/>
            <w:shd w:val="clear" w:color="auto" w:fill="auto"/>
            <w:noWrap/>
            <w:vAlign w:val="center"/>
            <w:hideMark/>
          </w:tcPr>
          <w:p w14:paraId="383434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固定资产合计</w:t>
            </w:r>
          </w:p>
        </w:tc>
        <w:tc>
          <w:tcPr>
            <w:tcW w:w="621" w:type="pct"/>
            <w:shd w:val="clear" w:color="auto" w:fill="auto"/>
            <w:noWrap/>
            <w:vAlign w:val="center"/>
            <w:hideMark/>
          </w:tcPr>
          <w:p w14:paraId="45CD0E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66A7708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4093EF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所有者权益合计</w:t>
            </w:r>
          </w:p>
        </w:tc>
        <w:tc>
          <w:tcPr>
            <w:tcW w:w="621" w:type="pct"/>
            <w:shd w:val="clear" w:color="auto" w:fill="auto"/>
            <w:noWrap/>
            <w:vAlign w:val="center"/>
            <w:hideMark/>
          </w:tcPr>
          <w:p w14:paraId="0665B3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1501320</w:t>
            </w:r>
          </w:p>
        </w:tc>
        <w:tc>
          <w:tcPr>
            <w:tcW w:w="621" w:type="pct"/>
            <w:shd w:val="clear" w:color="auto" w:fill="auto"/>
            <w:noWrap/>
            <w:vAlign w:val="center"/>
            <w:hideMark/>
          </w:tcPr>
          <w:p w14:paraId="06A2052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1705164</w:t>
            </w:r>
          </w:p>
        </w:tc>
      </w:tr>
      <w:tr w:rsidR="00521FF7" w:rsidRPr="003A7F70" w14:paraId="2D7D1D13" w14:textId="77777777" w:rsidTr="00C44F9B">
        <w:trPr>
          <w:trHeight w:val="397"/>
          <w:jc w:val="center"/>
        </w:trPr>
        <w:tc>
          <w:tcPr>
            <w:tcW w:w="975" w:type="pct"/>
            <w:shd w:val="clear" w:color="auto" w:fill="auto"/>
            <w:noWrap/>
            <w:vAlign w:val="center"/>
            <w:hideMark/>
          </w:tcPr>
          <w:p w14:paraId="5608332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资产合计</w:t>
            </w:r>
          </w:p>
        </w:tc>
        <w:tc>
          <w:tcPr>
            <w:tcW w:w="621" w:type="pct"/>
            <w:shd w:val="clear" w:color="auto" w:fill="auto"/>
            <w:noWrap/>
            <w:vAlign w:val="center"/>
            <w:hideMark/>
          </w:tcPr>
          <w:p w14:paraId="139F2B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5C49EB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c>
          <w:tcPr>
            <w:tcW w:w="1540" w:type="pct"/>
            <w:shd w:val="clear" w:color="auto" w:fill="auto"/>
            <w:noWrap/>
            <w:vAlign w:val="center"/>
            <w:hideMark/>
          </w:tcPr>
          <w:p w14:paraId="1AD0AD9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负债和所有者权益总计</w:t>
            </w:r>
          </w:p>
        </w:tc>
        <w:tc>
          <w:tcPr>
            <w:tcW w:w="621" w:type="pct"/>
            <w:shd w:val="clear" w:color="auto" w:fill="auto"/>
            <w:noWrap/>
            <w:vAlign w:val="center"/>
            <w:hideMark/>
          </w:tcPr>
          <w:p w14:paraId="529F435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42E6DB7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r>
    </w:tbl>
    <w:p w14:paraId="0C63B1BA" w14:textId="77777777" w:rsidR="00521FF7" w:rsidRDefault="00521FF7" w:rsidP="00042D6A">
      <w:pPr>
        <w:spacing w:line="360" w:lineRule="auto"/>
        <w:jc w:val="left"/>
        <w:rPr>
          <w:rFonts w:ascii="宋体" w:eastAsia="宋体" w:hAnsi="宋体"/>
        </w:rPr>
      </w:pPr>
    </w:p>
    <w:p w14:paraId="7F243F82" w14:textId="32BF8320" w:rsidR="003046E7" w:rsidRPr="001F2E89" w:rsidRDefault="00964A06" w:rsidP="00902B8A">
      <w:pPr>
        <w:pStyle w:val="1"/>
      </w:pPr>
      <w:bookmarkStart w:id="189" w:name="_Toc507449696"/>
      <w:bookmarkStart w:id="190" w:name="_Toc507452912"/>
      <w:bookmarkStart w:id="191" w:name="_Toc507453186"/>
      <w:r>
        <w:rPr>
          <w:rFonts w:hint="eastAsia"/>
        </w:rPr>
        <w:t>10.</w:t>
      </w:r>
      <w:r w:rsidR="003046E7">
        <w:rPr>
          <w:rFonts w:hint="eastAsia"/>
        </w:rPr>
        <w:t>风险</w:t>
      </w:r>
      <w:r w:rsidR="003046E7" w:rsidRPr="001F2E89">
        <w:rPr>
          <w:rFonts w:hint="eastAsia"/>
        </w:rPr>
        <w:t>分析</w:t>
      </w:r>
      <w:bookmarkEnd w:id="189"/>
      <w:bookmarkEnd w:id="190"/>
      <w:bookmarkEnd w:id="191"/>
    </w:p>
    <w:p w14:paraId="2CA547CD" w14:textId="0AA30BFE" w:rsidR="003046E7" w:rsidRPr="001F2E89" w:rsidRDefault="00964A06" w:rsidP="00902B8A">
      <w:pPr>
        <w:pStyle w:val="2"/>
        <w:spacing w:before="163" w:after="163"/>
      </w:pPr>
      <w:bookmarkStart w:id="192" w:name="_Toc507449697"/>
      <w:bookmarkStart w:id="193" w:name="_Toc507452913"/>
      <w:bookmarkStart w:id="194" w:name="_Toc507453187"/>
      <w:r>
        <w:rPr>
          <w:rFonts w:hint="eastAsia"/>
        </w:rPr>
        <w:t xml:space="preserve">10.1 </w:t>
      </w:r>
      <w:r w:rsidR="003046E7" w:rsidRPr="00340DCC">
        <w:rPr>
          <w:rFonts w:hint="eastAsia"/>
        </w:rPr>
        <w:t>市场风险</w:t>
      </w:r>
      <w:bookmarkEnd w:id="192"/>
      <w:bookmarkEnd w:id="193"/>
      <w:bookmarkEnd w:id="194"/>
    </w:p>
    <w:p w14:paraId="7D66DC21" w14:textId="77777777" w:rsidR="003046E7" w:rsidRPr="003046E7" w:rsidRDefault="003046E7" w:rsidP="003046E7">
      <w:pPr>
        <w:spacing w:line="360" w:lineRule="auto"/>
        <w:ind w:firstLine="360"/>
        <w:jc w:val="left"/>
        <w:rPr>
          <w:rFonts w:ascii="宋体" w:eastAsia="宋体" w:hAnsi="宋体"/>
        </w:rPr>
      </w:pPr>
      <w:commentRangeStart w:id="195"/>
      <w:r w:rsidRPr="003046E7">
        <w:rPr>
          <w:rFonts w:ascii="宋体" w:eastAsia="宋体" w:hAnsi="宋体" w:hint="eastAsia"/>
        </w:rPr>
        <w:t>目前</w:t>
      </w:r>
      <w:commentRangeEnd w:id="195"/>
      <w:r w:rsidR="00F043A0">
        <w:rPr>
          <w:rStyle w:val="ab"/>
        </w:rPr>
        <w:commentReference w:id="195"/>
      </w:r>
      <w:r w:rsidRPr="003046E7">
        <w:rPr>
          <w:rFonts w:ascii="宋体" w:eastAsia="宋体" w:hAnsi="宋体" w:hint="eastAsia"/>
        </w:rPr>
        <w:t>我们平台诞生不久，知名度不高，不太容易被同学接纳，并且只适用于本校师生，受</w:t>
      </w:r>
      <w:proofErr w:type="gramStart"/>
      <w:r w:rsidRPr="003046E7">
        <w:rPr>
          <w:rFonts w:ascii="宋体" w:eastAsia="宋体" w:hAnsi="宋体" w:hint="eastAsia"/>
        </w:rPr>
        <w:t>众较为</w:t>
      </w:r>
      <w:proofErr w:type="gramEnd"/>
      <w:r w:rsidRPr="003046E7">
        <w:rPr>
          <w:rFonts w:ascii="宋体" w:eastAsia="宋体" w:hAnsi="宋体" w:hint="eastAsia"/>
        </w:rPr>
        <w:t>狭窄。想要占领市场必须提高自身知名度，并拓展到其它高校。</w:t>
      </w:r>
    </w:p>
    <w:p w14:paraId="6E17D06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5CA22EB2" w14:textId="77777777" w:rsidR="00964A06" w:rsidRDefault="003046E7" w:rsidP="00964A06">
      <w:pPr>
        <w:spacing w:line="360" w:lineRule="auto"/>
        <w:ind w:firstLine="360"/>
        <w:jc w:val="left"/>
        <w:rPr>
          <w:rFonts w:ascii="宋体" w:eastAsia="宋体" w:hAnsi="宋体"/>
        </w:rPr>
      </w:pPr>
      <w:r w:rsidRPr="003046E7">
        <w:rPr>
          <w:rFonts w:ascii="宋体" w:eastAsia="宋体" w:hAnsi="宋体" w:hint="eastAsia"/>
        </w:rPr>
        <w:t>为了规避市场风险，我们将不断完善</w:t>
      </w:r>
      <w:proofErr w:type="spellStart"/>
      <w:r w:rsidRPr="003046E7">
        <w:rPr>
          <w:rFonts w:ascii="宋体" w:eastAsia="宋体" w:hAnsi="宋体" w:hint="eastAsia"/>
        </w:rPr>
        <w:t>icourse</w:t>
      </w:r>
      <w:proofErr w:type="spellEnd"/>
      <w:r w:rsidRPr="003046E7">
        <w:rPr>
          <w:rFonts w:ascii="宋体" w:eastAsia="宋体" w:hAnsi="宋体" w:hint="eastAsia"/>
        </w:rPr>
        <w:t>平台，逐步扩大</w:t>
      </w:r>
      <w:proofErr w:type="spellStart"/>
      <w:r w:rsidRPr="003046E7">
        <w:rPr>
          <w:rFonts w:ascii="宋体" w:eastAsia="宋体" w:hAnsi="宋体" w:hint="eastAsia"/>
        </w:rPr>
        <w:t>icourse</w:t>
      </w:r>
      <w:proofErr w:type="spellEnd"/>
      <w:r w:rsidRPr="003046E7">
        <w:rPr>
          <w:rFonts w:ascii="宋体" w:eastAsia="宋体" w:hAnsi="宋体" w:hint="eastAsia"/>
        </w:rPr>
        <w:t>的资源覆盖面，使我们的受众更广，而不是仅仅局限于本校的学生和老师。扩大覆盖面，增强产品的适应性，让更多的人使用我们的平台，这样我们才能在暗流涌动的市场中站得住脚。同时我们将准备完善的</w:t>
      </w:r>
      <w:proofErr w:type="spellStart"/>
      <w:r w:rsidRPr="003046E7">
        <w:rPr>
          <w:rFonts w:ascii="宋体" w:eastAsia="宋体" w:hAnsi="宋体" w:hint="eastAsia"/>
        </w:rPr>
        <w:t>icourse</w:t>
      </w:r>
      <w:proofErr w:type="spellEnd"/>
      <w:r w:rsidRPr="003046E7">
        <w:rPr>
          <w:rFonts w:ascii="宋体" w:eastAsia="宋体" w:hAnsi="宋体" w:hint="eastAsia"/>
        </w:rPr>
        <w:t>平台使用指南，帮助用户熟悉我们平台的环境，降低使用的门槛。除此之外，我们还将加强推广力度，让更多的人了解我们的平台，使用我们的平台。当用户觉得我们的产品称</w:t>
      </w:r>
      <w:r w:rsidRPr="003046E7">
        <w:rPr>
          <w:rFonts w:ascii="宋体" w:eastAsia="宋体" w:hAnsi="宋体" w:hint="eastAsia"/>
        </w:rPr>
        <w:lastRenderedPageBreak/>
        <w:t>心如意，并对其爱不释手时，我们的平台就能够顺利地进入到用户的各个圈子里，让更多的人知道我们平台的优势，自愿加入到</w:t>
      </w:r>
      <w:proofErr w:type="spellStart"/>
      <w:r w:rsidRPr="003046E7">
        <w:rPr>
          <w:rFonts w:ascii="宋体" w:eastAsia="宋体" w:hAnsi="宋体" w:hint="eastAsia"/>
        </w:rPr>
        <w:t>icourse</w:t>
      </w:r>
      <w:proofErr w:type="spellEnd"/>
      <w:r w:rsidRPr="003046E7">
        <w:rPr>
          <w:rFonts w:ascii="宋体" w:eastAsia="宋体" w:hAnsi="宋体" w:hint="eastAsia"/>
        </w:rPr>
        <w:t>的大家庭建设当中。这样，我们平台的知名度将会成倍增长，我们平台的影响力将逐渐扩张，从而占领市场的制高点。</w:t>
      </w:r>
    </w:p>
    <w:p w14:paraId="5E91F269" w14:textId="22217637" w:rsidR="003046E7" w:rsidRPr="00964A06" w:rsidRDefault="00964A06" w:rsidP="00902B8A">
      <w:pPr>
        <w:pStyle w:val="2"/>
        <w:spacing w:before="163" w:after="163"/>
      </w:pPr>
      <w:bookmarkStart w:id="197" w:name="_Toc507449698"/>
      <w:bookmarkStart w:id="198" w:name="_Toc507452914"/>
      <w:bookmarkStart w:id="199" w:name="_Toc507453188"/>
      <w:r w:rsidRPr="00964A06">
        <w:rPr>
          <w:rFonts w:hint="eastAsia"/>
        </w:rPr>
        <w:t xml:space="preserve">10.2 </w:t>
      </w:r>
      <w:r w:rsidR="003046E7" w:rsidRPr="003046E7">
        <w:rPr>
          <w:rFonts w:hint="eastAsia"/>
        </w:rPr>
        <w:t>竞争风险</w:t>
      </w:r>
      <w:bookmarkEnd w:id="197"/>
      <w:bookmarkEnd w:id="198"/>
      <w:bookmarkEnd w:id="199"/>
    </w:p>
    <w:p w14:paraId="200D7F0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我们的主要竞争对手可以分为两类：一类是和我们平台定位范围十分相近的校内课程资源中心，而另一类是受</w:t>
      </w:r>
      <w:proofErr w:type="gramStart"/>
      <w:r w:rsidRPr="003046E7">
        <w:rPr>
          <w:rFonts w:ascii="宋体" w:eastAsia="宋体" w:hAnsi="宋体" w:hint="eastAsia"/>
        </w:rPr>
        <w:t>众特别</w:t>
      </w:r>
      <w:proofErr w:type="gramEnd"/>
      <w:r w:rsidRPr="003046E7">
        <w:rPr>
          <w:rFonts w:ascii="宋体" w:eastAsia="宋体" w:hAnsi="宋体" w:hint="eastAsia"/>
        </w:rPr>
        <w:t>广的大型互联网公司。前者有着深厚的历史底蕴和广大的群众基础，而后者拥有超高的知名度和先进的技术。</w:t>
      </w:r>
    </w:p>
    <w:p w14:paraId="40CE59E6"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475BB5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校内课程资源中心，我们应该在校内资源这一块做得更加专业，拥有比它更多更丰富的资源。同时我们要加大宣传力度，让更多的学生知道我们平台的存在。另外，校外资源我们也要充分地准备，让平台更加的全面。这样，大量学生将从使用课程资源中心的铁粉转变为使用我们平台的忠实用户，为我们平台的稳步发展打下坚实的群众基础，并进一步推动我们的平台走出校园，走进社会，走向全世界。</w:t>
      </w:r>
    </w:p>
    <w:p w14:paraId="244188E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大型互联网公司，由于定位不同，在校内这一块他们远不如我们专业，但是它们在其它领域的资源远比我们平台要丰富。为此，我们要继续发展优势，丰富校内资源，同时，我们还应积极收集其它领域的资源，提高平台的综合能力，增加平台的普适性，为吸引校外人员使用我们平台做足充分准备。</w:t>
      </w:r>
    </w:p>
    <w:p w14:paraId="012D3FA4" w14:textId="7F2FA6AF" w:rsidR="003046E7" w:rsidRPr="003046E7" w:rsidRDefault="00964A06" w:rsidP="00902B8A">
      <w:pPr>
        <w:pStyle w:val="2"/>
        <w:spacing w:before="163" w:after="163"/>
      </w:pPr>
      <w:bookmarkStart w:id="200" w:name="_Toc507449699"/>
      <w:bookmarkStart w:id="201" w:name="_Toc507452915"/>
      <w:bookmarkStart w:id="202" w:name="_Toc507453189"/>
      <w:r>
        <w:rPr>
          <w:rFonts w:hint="eastAsia"/>
        </w:rPr>
        <w:t>10.</w:t>
      </w:r>
      <w:r w:rsidR="003046E7" w:rsidRPr="003046E7">
        <w:rPr>
          <w:rFonts w:hint="eastAsia"/>
        </w:rPr>
        <w:t>3</w:t>
      </w:r>
      <w:r>
        <w:rPr>
          <w:rFonts w:hint="eastAsia"/>
        </w:rPr>
        <w:t xml:space="preserve"> </w:t>
      </w:r>
      <w:r w:rsidR="003046E7" w:rsidRPr="003046E7">
        <w:rPr>
          <w:rFonts w:hint="eastAsia"/>
        </w:rPr>
        <w:t>管理风险</w:t>
      </w:r>
      <w:bookmarkEnd w:id="200"/>
      <w:bookmarkEnd w:id="201"/>
      <w:bookmarkEnd w:id="202"/>
    </w:p>
    <w:p w14:paraId="422102C0"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公司刚刚成立，</w:t>
      </w:r>
      <w:r w:rsidRPr="003046E7">
        <w:rPr>
          <w:rFonts w:ascii="宋体" w:eastAsia="宋体" w:hAnsi="宋体" w:hint="eastAsia"/>
        </w:rPr>
        <w:t>企业制度并不完善，且管理者均为本科学生，管理能力、经验、知识结构相对不足。若管理</w:t>
      </w:r>
      <w:proofErr w:type="gramStart"/>
      <w:r w:rsidRPr="003046E7">
        <w:rPr>
          <w:rFonts w:ascii="宋体" w:eastAsia="宋体" w:hAnsi="宋体" w:hint="eastAsia"/>
        </w:rPr>
        <w:t>者决策</w:t>
      </w:r>
      <w:proofErr w:type="gramEnd"/>
      <w:r w:rsidRPr="003046E7">
        <w:rPr>
          <w:rFonts w:ascii="宋体" w:eastAsia="宋体" w:hAnsi="宋体" w:hint="eastAsia"/>
        </w:rPr>
        <w:t>失误，优秀人才流失或遇到意外情况均可造成风险，影响公司的发展。</w:t>
      </w:r>
    </w:p>
    <w:p w14:paraId="077359D1"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6F496723" w14:textId="6EE58FD1" w:rsidR="003046E7" w:rsidRPr="003046E7" w:rsidRDefault="003046E7" w:rsidP="003046E7">
      <w:pPr>
        <w:spacing w:line="360" w:lineRule="auto"/>
        <w:ind w:firstLine="360"/>
        <w:jc w:val="left"/>
        <w:rPr>
          <w:rFonts w:ascii="宋体" w:eastAsia="宋体" w:hAnsi="宋体"/>
          <w:b/>
          <w:sz w:val="28"/>
          <w:szCs w:val="28"/>
        </w:rPr>
      </w:pPr>
      <w:r w:rsidRPr="003046E7">
        <w:rPr>
          <w:rFonts w:ascii="宋体" w:eastAsia="宋体" w:hAnsi="宋体" w:hint="eastAsia"/>
        </w:rPr>
        <w:t>为将管理风险将至最小，我们应建立完善的</w:t>
      </w:r>
      <w:commentRangeStart w:id="203"/>
      <w:r w:rsidRPr="003046E7">
        <w:rPr>
          <w:rFonts w:ascii="宋体" w:eastAsia="宋体" w:hAnsi="宋体" w:hint="eastAsia"/>
        </w:rPr>
        <w:t>企业制度</w:t>
      </w:r>
      <w:commentRangeEnd w:id="203"/>
      <w:r w:rsidR="00C87956">
        <w:rPr>
          <w:rStyle w:val="ab"/>
        </w:rPr>
        <w:commentReference w:id="203"/>
      </w:r>
      <w:r w:rsidRPr="003046E7">
        <w:rPr>
          <w:rFonts w:ascii="宋体" w:eastAsia="宋体" w:hAnsi="宋体" w:hint="eastAsia"/>
        </w:rPr>
        <w:t>，明确人员分工，加强工作监督，从而提升公司运转效率。同时要积极引进国内外优秀人才，减小管</w:t>
      </w:r>
      <w:r w:rsidRPr="003046E7">
        <w:rPr>
          <w:rFonts w:ascii="宋体" w:eastAsia="宋体" w:hAnsi="宋体" w:hint="eastAsia"/>
        </w:rPr>
        <w:lastRenderedPageBreak/>
        <w:t>理</w:t>
      </w:r>
      <w:proofErr w:type="gramStart"/>
      <w:r w:rsidRPr="003046E7">
        <w:rPr>
          <w:rFonts w:ascii="宋体" w:eastAsia="宋体" w:hAnsi="宋体" w:hint="eastAsia"/>
        </w:rPr>
        <w:t>者决策</w:t>
      </w:r>
      <w:proofErr w:type="gramEnd"/>
      <w:r w:rsidRPr="003046E7">
        <w:rPr>
          <w:rFonts w:ascii="宋体" w:eastAsia="宋体" w:hAnsi="宋体" w:hint="eastAsia"/>
        </w:rPr>
        <w:t>失误的可能</w:t>
      </w:r>
      <w:commentRangeStart w:id="204"/>
      <w:r w:rsidRPr="003046E7">
        <w:rPr>
          <w:rFonts w:ascii="宋体" w:eastAsia="宋体" w:hAnsi="宋体" w:hint="eastAsia"/>
        </w:rPr>
        <w:t>。</w:t>
      </w:r>
      <w:commentRangeEnd w:id="204"/>
      <w:r w:rsidR="006856CF">
        <w:rPr>
          <w:rStyle w:val="ab"/>
        </w:rPr>
        <w:commentReference w:id="204"/>
      </w:r>
      <w:r w:rsidRPr="003046E7">
        <w:rPr>
          <w:rFonts w:ascii="宋体" w:eastAsia="宋体" w:hAnsi="宋体" w:hint="eastAsia"/>
        </w:rPr>
        <w:t>为保障员工合法权益，公司应与其签订劳动保障合同，并根据员工自身特性合理分配任务。为调动员工积极性</w:t>
      </w:r>
      <w:commentRangeStart w:id="205"/>
      <w:r w:rsidRPr="003046E7">
        <w:rPr>
          <w:rFonts w:ascii="宋体" w:eastAsia="宋体" w:hAnsi="宋体" w:hint="eastAsia"/>
        </w:rPr>
        <w:t>，</w:t>
      </w:r>
      <w:commentRangeEnd w:id="205"/>
      <w:r w:rsidR="00C87956">
        <w:rPr>
          <w:rStyle w:val="ab"/>
        </w:rPr>
        <w:commentReference w:id="205"/>
      </w:r>
      <w:del w:id="206" w:author="dell" w:date="2018-03-06T17:37:00Z">
        <w:r w:rsidR="00C87956" w:rsidDel="00C87956">
          <w:rPr>
            <w:rFonts w:ascii="宋体" w:eastAsia="宋体" w:hAnsi="宋体" w:hint="eastAsia"/>
          </w:rPr>
          <w:delText>应</w:delText>
        </w:r>
      </w:del>
      <w:r w:rsidRPr="003046E7">
        <w:rPr>
          <w:rFonts w:ascii="宋体" w:eastAsia="宋体" w:hAnsi="宋体" w:hint="eastAsia"/>
        </w:rPr>
        <w:t>及时树立企业文化，增强团队凝聚力。</w:t>
      </w:r>
    </w:p>
    <w:p w14:paraId="6E069D1A" w14:textId="2D7D4EAA" w:rsidR="003046E7" w:rsidRPr="008D7F91" w:rsidRDefault="00964A06" w:rsidP="00902B8A">
      <w:pPr>
        <w:pStyle w:val="2"/>
        <w:spacing w:before="163" w:after="163"/>
      </w:pPr>
      <w:bookmarkStart w:id="207" w:name="_Toc507449700"/>
      <w:bookmarkStart w:id="208" w:name="_Toc507452916"/>
      <w:bookmarkStart w:id="209" w:name="_Toc507453190"/>
      <w:r>
        <w:rPr>
          <w:rFonts w:hint="eastAsia"/>
        </w:rPr>
        <w:t xml:space="preserve">10.4 </w:t>
      </w:r>
      <w:r w:rsidR="003046E7" w:rsidRPr="008D7F91">
        <w:rPr>
          <w:rFonts w:hint="eastAsia"/>
        </w:rPr>
        <w:t>技术风险</w:t>
      </w:r>
      <w:bookmarkEnd w:id="207"/>
      <w:bookmarkEnd w:id="208"/>
      <w:bookmarkEnd w:id="209"/>
    </w:p>
    <w:p w14:paraId="0EC5E429"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成立初期我们的平台主要是面向本校学生，因此网站承载多用户同时访问的能力欠佳，一旦平台影响力提高，就会面临成千上万用户同时访问的情形。并且时代不断向前发展，用户的需求也会不断的变化，这对我们的技术也是一个不小的挑战。</w:t>
      </w:r>
    </w:p>
    <w:p w14:paraId="58CEBA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0DC87264"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为了进一步提升平台的技术水平，我们应密切关注用户对平台的使用情况，及时升级服务器的性能以满足</w:t>
      </w:r>
      <w:proofErr w:type="gramStart"/>
      <w:r w:rsidRPr="003046E7">
        <w:rPr>
          <w:rFonts w:ascii="宋体" w:eastAsia="宋体" w:hAnsi="宋体" w:hint="eastAsia"/>
        </w:rPr>
        <w:t>最</w:t>
      </w:r>
      <w:proofErr w:type="gramEnd"/>
      <w:r w:rsidRPr="003046E7">
        <w:rPr>
          <w:rFonts w:ascii="宋体" w:eastAsia="宋体" w:hAnsi="宋体" w:hint="eastAsia"/>
        </w:rPr>
        <w:t>广大用户的根本需求。</w:t>
      </w:r>
      <w:r w:rsidRPr="003046E7">
        <w:rPr>
          <w:rFonts w:ascii="宋体" w:eastAsia="宋体" w:hAnsi="宋体"/>
        </w:rPr>
        <w:t>同时，我们要不断改善产品系统结构，努力优化和扩展平台功能，以适应用户需求随时代发展的变化。这样我们才能紧跟时代发展的潮流，切实解决用户需求，开发出普适性更强，用户更加满意的平台，让用户真切感受到我们平台的高效性和便利性。</w:t>
      </w:r>
    </w:p>
    <w:p w14:paraId="5DD92258" w14:textId="0F3B5182" w:rsidR="003046E7" w:rsidRPr="003046E7" w:rsidRDefault="00964A06" w:rsidP="00902B8A">
      <w:pPr>
        <w:pStyle w:val="2"/>
        <w:spacing w:before="163" w:after="163"/>
      </w:pPr>
      <w:bookmarkStart w:id="210" w:name="_Toc507449701"/>
      <w:bookmarkStart w:id="211" w:name="_Toc507452917"/>
      <w:bookmarkStart w:id="212" w:name="_Toc507453191"/>
      <w:bookmarkStart w:id="213" w:name="OLE_LINK10"/>
      <w:bookmarkStart w:id="214" w:name="OLE_LINK11"/>
      <w:r>
        <w:rPr>
          <w:rFonts w:hint="eastAsia"/>
        </w:rPr>
        <w:t xml:space="preserve">10.5 </w:t>
      </w:r>
      <w:r w:rsidR="003046E7" w:rsidRPr="003046E7">
        <w:rPr>
          <w:rFonts w:hint="eastAsia"/>
        </w:rPr>
        <w:t>财务风险</w:t>
      </w:r>
      <w:bookmarkEnd w:id="210"/>
      <w:bookmarkEnd w:id="211"/>
      <w:bookmarkEnd w:id="212"/>
    </w:p>
    <w:bookmarkEnd w:id="213"/>
    <w:bookmarkEnd w:id="214"/>
    <w:p w14:paraId="6E0776C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建立初期，知名度不高，我们需要在宣传推广方面投入大量资金，这必将影响公司流动资金的周转。当公司步入规模扩大时期，若流动资金储备不足将严重影响公司的进一步向上发展。因此为了筹集足够多的资金供公司正常运转，需要社会各界人士的踊跃投资，然而这样做将会增加资金运营风险。</w:t>
      </w:r>
    </w:p>
    <w:p w14:paraId="2F640D2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2C5963D1" w14:textId="3DF0EA3C"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为了有效防范财务风险，我们应加强对财务的</w:t>
      </w:r>
      <w:commentRangeStart w:id="215"/>
      <w:r w:rsidRPr="003046E7">
        <w:rPr>
          <w:rFonts w:ascii="宋体" w:eastAsia="宋体" w:hAnsi="宋体" w:hint="eastAsia"/>
        </w:rPr>
        <w:t>监管力度</w:t>
      </w:r>
      <w:commentRangeEnd w:id="215"/>
      <w:r w:rsidR="00C87956">
        <w:rPr>
          <w:rStyle w:val="ab"/>
        </w:rPr>
        <w:commentReference w:id="215"/>
      </w:r>
      <w:r w:rsidRPr="003046E7">
        <w:rPr>
          <w:rFonts w:ascii="宋体" w:eastAsia="宋体" w:hAnsi="宋体" w:hint="eastAsia"/>
        </w:rPr>
        <w:t>，</w:t>
      </w:r>
      <w:commentRangeStart w:id="216"/>
      <w:r w:rsidRPr="003046E7">
        <w:rPr>
          <w:rFonts w:ascii="宋体" w:eastAsia="宋体" w:hAnsi="宋体" w:hint="eastAsia"/>
        </w:rPr>
        <w:t>详细记录资金走向，节省不必要的开支</w:t>
      </w:r>
      <w:commentRangeEnd w:id="216"/>
      <w:r w:rsidR="006856CF">
        <w:rPr>
          <w:rStyle w:val="ab"/>
        </w:rPr>
        <w:commentReference w:id="216"/>
      </w:r>
      <w:commentRangeStart w:id="217"/>
      <w:r w:rsidRPr="003046E7">
        <w:rPr>
          <w:rFonts w:ascii="宋体" w:eastAsia="宋体" w:hAnsi="宋体" w:hint="eastAsia"/>
        </w:rPr>
        <w:t>。</w:t>
      </w:r>
      <w:commentRangeEnd w:id="217"/>
      <w:r w:rsidR="001D1C9B">
        <w:rPr>
          <w:rStyle w:val="ab"/>
        </w:rPr>
        <w:commentReference w:id="217"/>
      </w:r>
      <w:r w:rsidRPr="003046E7">
        <w:rPr>
          <w:rFonts w:ascii="宋体" w:eastAsia="宋体" w:hAnsi="宋体" w:hint="eastAsia"/>
        </w:rPr>
        <w:t>此外，我们要留有充足的</w:t>
      </w:r>
      <w:commentRangeStart w:id="218"/>
      <w:r w:rsidRPr="003046E7">
        <w:rPr>
          <w:rFonts w:ascii="宋体" w:eastAsia="宋体" w:hAnsi="宋体" w:hint="eastAsia"/>
        </w:rPr>
        <w:t>流动资金</w:t>
      </w:r>
      <w:commentRangeEnd w:id="218"/>
      <w:r w:rsidR="008B4358">
        <w:rPr>
          <w:rStyle w:val="ab"/>
        </w:rPr>
        <w:commentReference w:id="218"/>
      </w:r>
      <w:r w:rsidRPr="003046E7">
        <w:rPr>
          <w:rFonts w:ascii="宋体" w:eastAsia="宋体" w:hAnsi="宋体" w:hint="eastAsia"/>
        </w:rPr>
        <w:t>提升公司的弹性，为平台的技术升级创造有利条件。同时，我们还需为投资者准备好完善的风险投资退出方式，从而让投资者敢于投，放心投，为公司的经济命脉注入源源不断的动力。不仅如此，我们还要找到值得信赖的合作商，获得他们的大力支持，减轻公司的财务压力。</w:t>
      </w:r>
    </w:p>
    <w:p w14:paraId="7C5709CF" w14:textId="7C41F4B9" w:rsidR="003046E7" w:rsidRPr="003046E7" w:rsidRDefault="00964A06" w:rsidP="00902B8A">
      <w:pPr>
        <w:pStyle w:val="2"/>
        <w:spacing w:before="163" w:after="163"/>
      </w:pPr>
      <w:bookmarkStart w:id="219" w:name="_Toc507449702"/>
      <w:bookmarkStart w:id="220" w:name="_Toc507452918"/>
      <w:bookmarkStart w:id="221" w:name="_Toc507453192"/>
      <w:r>
        <w:rPr>
          <w:rFonts w:hint="eastAsia"/>
        </w:rPr>
        <w:lastRenderedPageBreak/>
        <w:t>10.</w:t>
      </w:r>
      <w:r w:rsidR="003046E7" w:rsidRPr="003046E7">
        <w:rPr>
          <w:rFonts w:hint="eastAsia"/>
        </w:rPr>
        <w:t>6</w:t>
      </w:r>
      <w:r>
        <w:rPr>
          <w:rFonts w:hint="eastAsia"/>
        </w:rPr>
        <w:t xml:space="preserve"> </w:t>
      </w:r>
      <w:r w:rsidR="003046E7" w:rsidRPr="003046E7">
        <w:rPr>
          <w:rFonts w:hint="eastAsia"/>
        </w:rPr>
        <w:t>法律风险</w:t>
      </w:r>
      <w:bookmarkEnd w:id="219"/>
      <w:bookmarkEnd w:id="220"/>
      <w:bookmarkEnd w:id="221"/>
    </w:p>
    <w:p w14:paraId="322055F1" w14:textId="77777777" w:rsidR="003046E7" w:rsidRPr="003046E7" w:rsidRDefault="003046E7" w:rsidP="003046E7">
      <w:pPr>
        <w:spacing w:line="360" w:lineRule="auto"/>
        <w:ind w:firstLine="420"/>
        <w:jc w:val="left"/>
        <w:rPr>
          <w:rFonts w:ascii="宋体" w:eastAsia="宋体" w:hAnsi="宋体"/>
        </w:rPr>
      </w:pPr>
      <w:r w:rsidRPr="003046E7">
        <w:rPr>
          <w:rFonts w:ascii="宋体" w:eastAsia="宋体" w:hAnsi="宋体" w:hint="eastAsia"/>
        </w:rPr>
        <w:t>资源被上传到平台上，可以被人们下载和传播。若上传者的知识产权无法得到有效保障，或资源被竞争者恶意利用将增加平台法律风险。</w:t>
      </w:r>
    </w:p>
    <w:p w14:paraId="6B214CBE" w14:textId="77777777" w:rsidR="00E01479" w:rsidRDefault="003046E7" w:rsidP="00E01479">
      <w:pPr>
        <w:spacing w:line="360" w:lineRule="auto"/>
        <w:ind w:firstLine="360"/>
        <w:jc w:val="left"/>
        <w:rPr>
          <w:rFonts w:ascii="宋体" w:eastAsia="宋体" w:hAnsi="宋体"/>
        </w:rPr>
      </w:pPr>
      <w:r w:rsidRPr="003046E7">
        <w:rPr>
          <w:rFonts w:ascii="宋体" w:eastAsia="宋体" w:hAnsi="宋体" w:hint="eastAsia"/>
        </w:rPr>
        <w:t>应对措施：</w:t>
      </w:r>
    </w:p>
    <w:p w14:paraId="52BEB91E" w14:textId="09FF8AA8" w:rsidR="006F6D8A" w:rsidRPr="006F6D8A" w:rsidRDefault="003046E7" w:rsidP="006F6D8A">
      <w:pPr>
        <w:spacing w:line="360" w:lineRule="auto"/>
        <w:ind w:firstLine="360"/>
        <w:jc w:val="left"/>
        <w:rPr>
          <w:rFonts w:ascii="宋体" w:eastAsia="宋体" w:hAnsi="宋体"/>
        </w:rPr>
      </w:pPr>
      <w:r w:rsidRPr="003046E7">
        <w:rPr>
          <w:rFonts w:ascii="宋体" w:eastAsia="宋体" w:hAnsi="宋体"/>
        </w:rPr>
        <w:t>公司需严格遵守国内相关法律法规，建立健全公司内部运营责任制度，与资源上传者签订有效合同。若知识产权遭到恶意侵犯，将用法律武器捍卫自己的权利。</w:t>
      </w:r>
    </w:p>
    <w:p w14:paraId="4A08E825" w14:textId="015B2D89" w:rsidR="006F6D8A" w:rsidRPr="003046E7" w:rsidRDefault="006F6D8A" w:rsidP="006F6D8A">
      <w:pPr>
        <w:spacing w:line="360" w:lineRule="auto"/>
        <w:ind w:firstLine="360"/>
        <w:rPr>
          <w:rFonts w:ascii="宋体" w:eastAsia="宋体" w:hAnsi="宋体"/>
        </w:rPr>
      </w:pPr>
      <w:r w:rsidRPr="006F6D8A">
        <w:rPr>
          <w:rFonts w:ascii="宋体" w:eastAsia="宋体" w:hAnsi="宋体" w:hint="eastAsia"/>
        </w:rPr>
        <w:t>建立必要管理机制，运用有效技术措施，主动屏蔽、移除侵权作品，防止用户违法上传、存储并分享他人作品。</w:t>
      </w:r>
    </w:p>
    <w:sectPr w:rsidR="006F6D8A" w:rsidRPr="003046E7" w:rsidSect="0091478C">
      <w:footerReference w:type="default" r:id="rId46"/>
      <w:footerReference w:type="first" r:id="rId47"/>
      <w:pgSz w:w="11900" w:h="16840"/>
      <w:pgMar w:top="1440" w:right="1800" w:bottom="1440" w:left="1800" w:header="851" w:footer="992"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dell" w:date="2018-03-06T16:31:00Z" w:initials="d">
    <w:p w14:paraId="06922EA0" w14:textId="28346F5D" w:rsidR="001B70E7" w:rsidRDefault="001B70E7">
      <w:pPr>
        <w:pStyle w:val="ac"/>
      </w:pPr>
      <w:r>
        <w:rPr>
          <w:rStyle w:val="ab"/>
        </w:rPr>
        <w:annotationRef/>
      </w:r>
      <w:r>
        <w:rPr>
          <w:rFonts w:hint="eastAsia"/>
        </w:rPr>
        <w:t>财务部下边的出纳和会计感觉有点多余。</w:t>
      </w:r>
    </w:p>
    <w:p w14:paraId="7EA0FB21" w14:textId="024EA00C" w:rsidR="001B70E7" w:rsidRDefault="001B70E7">
      <w:pPr>
        <w:pStyle w:val="ac"/>
        <w:rPr>
          <w:rFonts w:hint="eastAsia"/>
        </w:rPr>
      </w:pPr>
      <w:r>
        <w:rPr>
          <w:rFonts w:hint="eastAsia"/>
        </w:rPr>
        <w:t>而且有限责任公司的上层结构应该是和下面这张图一样的，不是董事长，总经理什么的。</w:t>
      </w:r>
    </w:p>
    <w:p w14:paraId="1EAB20A5" w14:textId="77777777" w:rsidR="008B4358" w:rsidRDefault="008B4358" w:rsidP="008B4358">
      <w:pPr>
        <w:pStyle w:val="ac"/>
        <w:rPr>
          <w:rFonts w:ascii="Arial" w:hAnsi="Arial" w:cs="Arial"/>
          <w:color w:val="333333"/>
          <w:szCs w:val="21"/>
        </w:rPr>
      </w:pPr>
      <w:r>
        <w:rPr>
          <w:rFonts w:hint="eastAsia"/>
          <w:noProof/>
          <w:color w:val="000000"/>
          <w:sz w:val="18"/>
          <w:szCs w:val="18"/>
        </w:rPr>
        <w:t>股东会：</w:t>
      </w:r>
      <w:r>
        <w:rPr>
          <w:rFonts w:ascii="Arial" w:hAnsi="Arial" w:cs="Arial"/>
          <w:color w:val="333333"/>
          <w:szCs w:val="21"/>
        </w:rPr>
        <w:t>有限责任公司股东会由全体股东组成，股东会是公司的权力机构，依照《公司法》行使职权</w:t>
      </w:r>
      <w:r>
        <w:rPr>
          <w:rFonts w:ascii="Arial" w:hAnsi="Arial" w:cs="Arial" w:hint="eastAsia"/>
          <w:color w:val="333333"/>
          <w:szCs w:val="21"/>
        </w:rPr>
        <w:t>。</w:t>
      </w:r>
    </w:p>
    <w:p w14:paraId="5F37D162" w14:textId="70A5AB57" w:rsidR="008B4358" w:rsidRPr="008B4358" w:rsidRDefault="008B4358" w:rsidP="008B4358">
      <w:pPr>
        <w:pStyle w:val="ac"/>
        <w:rPr>
          <w:rFonts w:ascii="Arial" w:hAnsi="Arial" w:cs="Arial" w:hint="eastAsia"/>
          <w:color w:val="333333"/>
          <w:szCs w:val="21"/>
        </w:rPr>
      </w:pPr>
      <w:r w:rsidRPr="008B4358">
        <w:rPr>
          <w:rFonts w:ascii="Arial" w:hAnsi="Arial" w:cs="Arial" w:hint="eastAsia"/>
          <w:color w:val="333333"/>
          <w:szCs w:val="21"/>
        </w:rPr>
        <w:t>（</w:t>
      </w:r>
      <w:r w:rsidRPr="008B4358">
        <w:rPr>
          <w:rFonts w:ascii="Arial" w:hAnsi="Arial" w:cs="Arial"/>
          <w:color w:val="333333"/>
          <w:szCs w:val="21"/>
        </w:rPr>
        <w:t>1</w:t>
      </w:r>
      <w:r w:rsidRPr="008B4358">
        <w:rPr>
          <w:rFonts w:ascii="Arial" w:hAnsi="Arial" w:cs="Arial"/>
          <w:color w:val="333333"/>
          <w:szCs w:val="21"/>
        </w:rPr>
        <w:t>）决定公司的经营方针和投资计划；</w:t>
      </w:r>
    </w:p>
    <w:p w14:paraId="7693C52B" w14:textId="12590779" w:rsidR="008B4358" w:rsidRPr="008B4358" w:rsidRDefault="008B4358" w:rsidP="008B4358">
      <w:pPr>
        <w:pStyle w:val="ac"/>
        <w:rPr>
          <w:rFonts w:ascii="Arial" w:hAnsi="Arial" w:cs="Arial" w:hint="eastAsia"/>
          <w:color w:val="333333"/>
          <w:szCs w:val="21"/>
        </w:rPr>
      </w:pPr>
      <w:r w:rsidRPr="008B4358">
        <w:rPr>
          <w:rFonts w:ascii="Arial" w:hAnsi="Arial" w:cs="Arial" w:hint="eastAsia"/>
          <w:color w:val="333333"/>
          <w:szCs w:val="21"/>
        </w:rPr>
        <w:t>（</w:t>
      </w:r>
      <w:r w:rsidRPr="008B4358">
        <w:rPr>
          <w:rFonts w:ascii="Arial" w:hAnsi="Arial" w:cs="Arial"/>
          <w:color w:val="333333"/>
          <w:szCs w:val="21"/>
        </w:rPr>
        <w:t>2</w:t>
      </w:r>
      <w:r w:rsidRPr="008B4358">
        <w:rPr>
          <w:rFonts w:ascii="Arial" w:hAnsi="Arial" w:cs="Arial"/>
          <w:color w:val="333333"/>
          <w:szCs w:val="21"/>
        </w:rPr>
        <w:t>）选举和更换董事，决定有关董事的报酬事项；</w:t>
      </w:r>
    </w:p>
    <w:p w14:paraId="028D1DFD" w14:textId="01DA76DF" w:rsidR="008B4358" w:rsidRPr="008B4358" w:rsidRDefault="008B4358" w:rsidP="008B4358">
      <w:pPr>
        <w:pStyle w:val="ac"/>
        <w:rPr>
          <w:rFonts w:ascii="Arial" w:hAnsi="Arial" w:cs="Arial" w:hint="eastAsia"/>
          <w:color w:val="333333"/>
          <w:szCs w:val="21"/>
        </w:rPr>
      </w:pPr>
      <w:r w:rsidRPr="008B4358">
        <w:rPr>
          <w:rFonts w:ascii="Arial" w:hAnsi="Arial" w:cs="Arial" w:hint="eastAsia"/>
          <w:color w:val="333333"/>
          <w:szCs w:val="21"/>
        </w:rPr>
        <w:t>（</w:t>
      </w:r>
      <w:r w:rsidRPr="008B4358">
        <w:rPr>
          <w:rFonts w:ascii="Arial" w:hAnsi="Arial" w:cs="Arial"/>
          <w:color w:val="333333"/>
          <w:szCs w:val="21"/>
        </w:rPr>
        <w:t>3</w:t>
      </w:r>
      <w:r w:rsidRPr="008B4358">
        <w:rPr>
          <w:rFonts w:ascii="Arial" w:hAnsi="Arial" w:cs="Arial"/>
          <w:color w:val="333333"/>
          <w:szCs w:val="21"/>
        </w:rPr>
        <w:t>）选举和更换由股东代表出任的监事，决定有关监事的报酬事项；</w:t>
      </w:r>
    </w:p>
    <w:p w14:paraId="512F9F14" w14:textId="2863E4A7" w:rsidR="008B4358" w:rsidRPr="008B4358" w:rsidRDefault="008B4358" w:rsidP="008B4358">
      <w:pPr>
        <w:pStyle w:val="ac"/>
        <w:rPr>
          <w:rFonts w:ascii="Arial" w:hAnsi="Arial" w:cs="Arial" w:hint="eastAsia"/>
          <w:color w:val="333333"/>
          <w:szCs w:val="21"/>
        </w:rPr>
      </w:pPr>
      <w:r w:rsidRPr="008B4358">
        <w:rPr>
          <w:rFonts w:ascii="Arial" w:hAnsi="Arial" w:cs="Arial" w:hint="eastAsia"/>
          <w:color w:val="333333"/>
          <w:szCs w:val="21"/>
        </w:rPr>
        <w:t>（</w:t>
      </w:r>
      <w:r w:rsidRPr="008B4358">
        <w:rPr>
          <w:rFonts w:ascii="Arial" w:hAnsi="Arial" w:cs="Arial"/>
          <w:color w:val="333333"/>
          <w:szCs w:val="21"/>
        </w:rPr>
        <w:t>4</w:t>
      </w:r>
      <w:r w:rsidRPr="008B4358">
        <w:rPr>
          <w:rFonts w:ascii="Arial" w:hAnsi="Arial" w:cs="Arial"/>
          <w:color w:val="333333"/>
          <w:szCs w:val="21"/>
        </w:rPr>
        <w:t>）审议批准董事会</w:t>
      </w:r>
      <w:r>
        <w:rPr>
          <w:rFonts w:ascii="Arial" w:hAnsi="Arial" w:cs="Arial" w:hint="eastAsia"/>
          <w:color w:val="333333"/>
          <w:szCs w:val="21"/>
        </w:rPr>
        <w:t>、监事会报告，年度财务预算、决算</w:t>
      </w:r>
      <w:r w:rsidR="000C1519">
        <w:rPr>
          <w:rFonts w:ascii="Arial" w:hAnsi="Arial" w:cs="Arial" w:hint="eastAsia"/>
          <w:color w:val="333333"/>
          <w:szCs w:val="21"/>
        </w:rPr>
        <w:t>、利润分配以及弥补亏损</w:t>
      </w:r>
      <w:r>
        <w:rPr>
          <w:rFonts w:ascii="Arial" w:hAnsi="Arial" w:cs="Arial" w:hint="eastAsia"/>
          <w:color w:val="333333"/>
          <w:szCs w:val="21"/>
        </w:rPr>
        <w:t>方案</w:t>
      </w:r>
      <w:r w:rsidRPr="008B4358">
        <w:rPr>
          <w:rFonts w:ascii="Arial" w:hAnsi="Arial" w:cs="Arial"/>
          <w:color w:val="333333"/>
          <w:szCs w:val="21"/>
        </w:rPr>
        <w:t>；</w:t>
      </w:r>
    </w:p>
    <w:p w14:paraId="1907CF89" w14:textId="2E05BDDD" w:rsidR="001B70E7" w:rsidRDefault="008B4358"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5</w:t>
      </w:r>
      <w:r w:rsidRPr="008B4358">
        <w:rPr>
          <w:rFonts w:ascii="Arial" w:hAnsi="Arial" w:cs="Arial"/>
          <w:color w:val="333333"/>
          <w:szCs w:val="21"/>
        </w:rPr>
        <w:t>）</w:t>
      </w:r>
      <w:r w:rsidR="000C1519" w:rsidRPr="000C1519">
        <w:rPr>
          <w:rFonts w:ascii="Arial" w:hAnsi="Arial" w:cs="Arial" w:hint="eastAsia"/>
          <w:color w:val="333333"/>
          <w:szCs w:val="21"/>
        </w:rPr>
        <w:t>对公司增加或者减少注册资本，</w:t>
      </w:r>
      <w:proofErr w:type="gramStart"/>
      <w:r w:rsidR="000C1519" w:rsidRPr="000C1519">
        <w:rPr>
          <w:rFonts w:ascii="Arial" w:hAnsi="Arial" w:cs="Arial" w:hint="eastAsia"/>
          <w:color w:val="333333"/>
          <w:szCs w:val="21"/>
        </w:rPr>
        <w:t>作出</w:t>
      </w:r>
      <w:proofErr w:type="gramEnd"/>
      <w:r w:rsidR="000C1519" w:rsidRPr="000C1519">
        <w:rPr>
          <w:rFonts w:ascii="Arial" w:hAnsi="Arial" w:cs="Arial" w:hint="eastAsia"/>
          <w:color w:val="333333"/>
          <w:szCs w:val="21"/>
        </w:rPr>
        <w:t>决议</w:t>
      </w:r>
      <w:r w:rsidRPr="008B4358">
        <w:rPr>
          <w:rFonts w:ascii="Arial" w:hAnsi="Arial" w:cs="Arial"/>
          <w:color w:val="333333"/>
          <w:szCs w:val="21"/>
        </w:rPr>
        <w:t>；</w:t>
      </w:r>
    </w:p>
    <w:p w14:paraId="278CC8AE" w14:textId="1A3D2157" w:rsidR="008B4358" w:rsidRPr="008B4358" w:rsidRDefault="008B4358" w:rsidP="008B4358">
      <w:pPr>
        <w:pStyle w:val="ac"/>
        <w:rPr>
          <w:rFonts w:hint="eastAsia"/>
          <w:noProof/>
          <w:color w:val="000000"/>
          <w:sz w:val="18"/>
          <w:szCs w:val="18"/>
        </w:rPr>
      </w:pPr>
      <w:r>
        <w:rPr>
          <w:rFonts w:ascii="Arial" w:hAnsi="Arial" w:cs="Arial" w:hint="eastAsia"/>
          <w:color w:val="333333"/>
          <w:szCs w:val="21"/>
        </w:rPr>
        <w:t>（</w:t>
      </w:r>
      <w:r>
        <w:rPr>
          <w:rFonts w:ascii="Arial" w:hAnsi="Arial" w:cs="Arial" w:hint="eastAsia"/>
          <w:color w:val="333333"/>
          <w:szCs w:val="21"/>
        </w:rPr>
        <w:t>6</w:t>
      </w:r>
      <w:r>
        <w:rPr>
          <w:rFonts w:ascii="Arial" w:hAnsi="Arial" w:cs="Arial" w:hint="eastAsia"/>
          <w:color w:val="333333"/>
          <w:szCs w:val="21"/>
        </w:rPr>
        <w:t>）</w:t>
      </w:r>
      <w:r w:rsidR="000C1519">
        <w:rPr>
          <w:rFonts w:ascii="Arial" w:hAnsi="Arial" w:cs="Arial" w:hint="eastAsia"/>
          <w:color w:val="333333"/>
          <w:szCs w:val="21"/>
        </w:rPr>
        <w:t>修改公司章程。</w:t>
      </w:r>
    </w:p>
    <w:p w14:paraId="3760C58C" w14:textId="52426CED" w:rsidR="001B70E7" w:rsidRPr="001B70E7" w:rsidRDefault="008B4358" w:rsidP="001B70E7">
      <w:pPr>
        <w:pStyle w:val="ac"/>
        <w:rPr>
          <w:noProof/>
          <w:color w:val="000000"/>
          <w:sz w:val="18"/>
          <w:szCs w:val="18"/>
        </w:rPr>
      </w:pPr>
      <w:r>
        <w:rPr>
          <w:rFonts w:hint="eastAsia"/>
          <w:noProof/>
          <w:color w:val="000000"/>
          <w:sz w:val="18"/>
          <w:szCs w:val="18"/>
        </w:rPr>
        <w:t>董事会：</w:t>
      </w:r>
      <w:r w:rsidR="001B70E7" w:rsidRPr="001B70E7">
        <w:rPr>
          <w:rFonts w:hint="eastAsia"/>
          <w:noProof/>
          <w:color w:val="000000"/>
          <w:sz w:val="18"/>
          <w:szCs w:val="18"/>
        </w:rPr>
        <w:t>有限责任公司设董事会，其成员为三人至十三人。</w:t>
      </w:r>
    </w:p>
    <w:p w14:paraId="20503DD4" w14:textId="672F6AF8" w:rsidR="001B70E7" w:rsidRPr="001B70E7" w:rsidRDefault="001B70E7" w:rsidP="001B70E7">
      <w:pPr>
        <w:pStyle w:val="ac"/>
        <w:rPr>
          <w:noProof/>
          <w:color w:val="000000"/>
          <w:sz w:val="18"/>
          <w:szCs w:val="18"/>
        </w:rPr>
      </w:pPr>
      <w:r w:rsidRPr="001B70E7">
        <w:rPr>
          <w:rFonts w:hint="eastAsia"/>
          <w:noProof/>
          <w:color w:val="000000"/>
          <w:sz w:val="18"/>
          <w:szCs w:val="18"/>
        </w:rPr>
        <w:t>董事会设董事长一人，可以设副董事长一至二人。</w:t>
      </w:r>
    </w:p>
    <w:p w14:paraId="6BC91903" w14:textId="14DE3DA0" w:rsidR="001B70E7" w:rsidRDefault="001B70E7" w:rsidP="001B70E7">
      <w:pPr>
        <w:pStyle w:val="ac"/>
        <w:rPr>
          <w:noProof/>
          <w:color w:val="000000"/>
          <w:sz w:val="18"/>
          <w:szCs w:val="18"/>
        </w:rPr>
      </w:pPr>
      <w:r w:rsidRPr="001B70E7">
        <w:rPr>
          <w:rFonts w:hint="eastAsia"/>
          <w:noProof/>
          <w:color w:val="000000"/>
          <w:sz w:val="18"/>
          <w:szCs w:val="18"/>
        </w:rPr>
        <w:t>董事长为公司的法定代表人。</w:t>
      </w:r>
    </w:p>
    <w:p w14:paraId="5A82374D" w14:textId="77777777" w:rsidR="00873CDA" w:rsidRPr="00873CDA" w:rsidRDefault="00873CDA" w:rsidP="00873CDA">
      <w:pPr>
        <w:pStyle w:val="ac"/>
        <w:rPr>
          <w:noProof/>
          <w:color w:val="000000"/>
          <w:sz w:val="18"/>
          <w:szCs w:val="18"/>
        </w:rPr>
      </w:pPr>
      <w:r w:rsidRPr="00873CDA">
        <w:rPr>
          <w:rFonts w:hint="eastAsia"/>
          <w:noProof/>
          <w:color w:val="000000"/>
          <w:sz w:val="18"/>
          <w:szCs w:val="18"/>
        </w:rPr>
        <w:t>董事会对股东会负责，行使下列职权：</w:t>
      </w:r>
    </w:p>
    <w:p w14:paraId="5090761D" w14:textId="77777777" w:rsidR="00873CDA" w:rsidRPr="00873CDA" w:rsidRDefault="00873CDA" w:rsidP="00873CDA">
      <w:pPr>
        <w:pStyle w:val="ac"/>
        <w:rPr>
          <w:noProof/>
          <w:color w:val="000000"/>
          <w:sz w:val="18"/>
          <w:szCs w:val="18"/>
        </w:rPr>
      </w:pPr>
    </w:p>
    <w:p w14:paraId="51101B03" w14:textId="77777777" w:rsidR="00873CDA" w:rsidRPr="00873CDA" w:rsidRDefault="00873CDA"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1）负责召集股东会，并向股东会报告工作；</w:t>
      </w:r>
    </w:p>
    <w:p w14:paraId="1A3704BA" w14:textId="77777777" w:rsidR="00873CDA" w:rsidRPr="00873CDA" w:rsidRDefault="00873CDA"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2）执行股东会的决议；</w:t>
      </w:r>
    </w:p>
    <w:p w14:paraId="2E42A358" w14:textId="77777777" w:rsidR="00873CDA" w:rsidRPr="00873CDA" w:rsidRDefault="00873CDA"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3）决定公司的经营计划和投资方案；</w:t>
      </w:r>
    </w:p>
    <w:p w14:paraId="6E6187C1" w14:textId="2AE29572" w:rsidR="00873CDA" w:rsidRPr="00873CDA" w:rsidRDefault="00873CDA" w:rsidP="00873CDA">
      <w:pPr>
        <w:pStyle w:val="ac"/>
        <w:rPr>
          <w:rFonts w:hint="eastAsia"/>
          <w:noProof/>
          <w:color w:val="000000"/>
          <w:sz w:val="18"/>
          <w:szCs w:val="18"/>
        </w:rPr>
      </w:pPr>
      <w:r w:rsidRPr="00873CDA">
        <w:rPr>
          <w:rFonts w:hint="eastAsia"/>
          <w:noProof/>
          <w:color w:val="000000"/>
          <w:sz w:val="18"/>
          <w:szCs w:val="18"/>
        </w:rPr>
        <w:t>（</w:t>
      </w:r>
      <w:r w:rsidRPr="00873CDA">
        <w:rPr>
          <w:noProof/>
          <w:color w:val="000000"/>
          <w:sz w:val="18"/>
          <w:szCs w:val="18"/>
        </w:rPr>
        <w:t>4</w:t>
      </w:r>
      <w:r w:rsidR="000C1519">
        <w:rPr>
          <w:noProof/>
          <w:color w:val="000000"/>
          <w:sz w:val="18"/>
          <w:szCs w:val="18"/>
        </w:rPr>
        <w:t>）制订公司的年度财务预算方案、决算方案</w:t>
      </w:r>
      <w:r w:rsidR="000C1519">
        <w:rPr>
          <w:rFonts w:hint="eastAsia"/>
          <w:noProof/>
          <w:color w:val="000000"/>
          <w:sz w:val="18"/>
          <w:szCs w:val="18"/>
        </w:rPr>
        <w:t>，</w:t>
      </w:r>
    </w:p>
    <w:p w14:paraId="2C9697E6" w14:textId="53CC34B3" w:rsidR="00873CDA" w:rsidRPr="00873CDA" w:rsidRDefault="000C1519" w:rsidP="00873CDA">
      <w:pPr>
        <w:pStyle w:val="ac"/>
        <w:rPr>
          <w:noProof/>
          <w:color w:val="000000"/>
          <w:sz w:val="18"/>
          <w:szCs w:val="18"/>
        </w:rPr>
      </w:pPr>
      <w:r>
        <w:rPr>
          <w:noProof/>
          <w:color w:val="000000"/>
          <w:sz w:val="18"/>
          <w:szCs w:val="18"/>
        </w:rPr>
        <w:t>利润分配方案和弥补亏损方案</w:t>
      </w:r>
      <w:r>
        <w:rPr>
          <w:rFonts w:hint="eastAsia"/>
          <w:noProof/>
          <w:color w:val="000000"/>
          <w:sz w:val="18"/>
          <w:szCs w:val="18"/>
        </w:rPr>
        <w:t>，</w:t>
      </w:r>
      <w:r w:rsidR="00873CDA" w:rsidRPr="00873CDA">
        <w:rPr>
          <w:noProof/>
          <w:color w:val="000000"/>
          <w:sz w:val="18"/>
          <w:szCs w:val="18"/>
        </w:rPr>
        <w:t>制订公司增加或者减少注册资本的方案；</w:t>
      </w:r>
    </w:p>
    <w:p w14:paraId="3A0DF224" w14:textId="6AEFFAB8" w:rsidR="00873CDA" w:rsidRPr="00873CDA" w:rsidRDefault="00873CDA" w:rsidP="00873CDA">
      <w:pPr>
        <w:pStyle w:val="ac"/>
        <w:rPr>
          <w:noProof/>
          <w:color w:val="000000"/>
          <w:sz w:val="18"/>
          <w:szCs w:val="18"/>
        </w:rPr>
      </w:pPr>
      <w:r w:rsidRPr="00873CDA">
        <w:rPr>
          <w:rFonts w:hint="eastAsia"/>
          <w:noProof/>
          <w:color w:val="000000"/>
          <w:sz w:val="18"/>
          <w:szCs w:val="18"/>
        </w:rPr>
        <w:t>（</w:t>
      </w:r>
      <w:r w:rsidR="000C1519">
        <w:rPr>
          <w:noProof/>
          <w:color w:val="000000"/>
          <w:sz w:val="18"/>
          <w:szCs w:val="18"/>
        </w:rPr>
        <w:t>5</w:t>
      </w:r>
      <w:r w:rsidRPr="00873CDA">
        <w:rPr>
          <w:noProof/>
          <w:color w:val="000000"/>
          <w:sz w:val="18"/>
          <w:szCs w:val="18"/>
        </w:rPr>
        <w:t>）聘任或者解聘公司</w:t>
      </w:r>
      <w:r w:rsidR="000C1519">
        <w:rPr>
          <w:rFonts w:hint="eastAsia"/>
          <w:noProof/>
          <w:color w:val="000000"/>
          <w:sz w:val="18"/>
          <w:szCs w:val="18"/>
        </w:rPr>
        <w:t>总</w:t>
      </w:r>
      <w:r w:rsidR="000C1519">
        <w:rPr>
          <w:noProof/>
          <w:color w:val="000000"/>
          <w:sz w:val="18"/>
          <w:szCs w:val="18"/>
        </w:rPr>
        <w:t>经理</w:t>
      </w:r>
      <w:r w:rsidR="000C1519">
        <w:rPr>
          <w:rFonts w:hint="eastAsia"/>
          <w:noProof/>
          <w:color w:val="000000"/>
          <w:sz w:val="18"/>
          <w:szCs w:val="18"/>
        </w:rPr>
        <w:t>，</w:t>
      </w:r>
      <w:r w:rsidRPr="00873CDA">
        <w:rPr>
          <w:noProof/>
          <w:color w:val="000000"/>
          <w:sz w:val="18"/>
          <w:szCs w:val="18"/>
        </w:rPr>
        <w:t>根据</w:t>
      </w:r>
      <w:r w:rsidR="000C1519">
        <w:rPr>
          <w:rFonts w:hint="eastAsia"/>
          <w:noProof/>
          <w:color w:val="000000"/>
          <w:sz w:val="18"/>
          <w:szCs w:val="18"/>
        </w:rPr>
        <w:t>总</w:t>
      </w:r>
      <w:r w:rsidRPr="00873CDA">
        <w:rPr>
          <w:noProof/>
          <w:color w:val="000000"/>
          <w:sz w:val="18"/>
          <w:szCs w:val="18"/>
        </w:rPr>
        <w:t>经理的提名，聘任或者解聘公司副经理、财务负责人，决定其报酬事项；</w:t>
      </w:r>
    </w:p>
    <w:p w14:paraId="2CEEE896" w14:textId="2FAA92EF" w:rsidR="00873CDA" w:rsidRDefault="00873CDA" w:rsidP="00873CDA">
      <w:pPr>
        <w:pStyle w:val="ac"/>
        <w:rPr>
          <w:noProof/>
          <w:color w:val="000000"/>
          <w:sz w:val="18"/>
          <w:szCs w:val="18"/>
        </w:rPr>
      </w:pPr>
      <w:r w:rsidRPr="00873CDA">
        <w:rPr>
          <w:rFonts w:hint="eastAsia"/>
          <w:noProof/>
          <w:color w:val="000000"/>
          <w:sz w:val="18"/>
          <w:szCs w:val="18"/>
        </w:rPr>
        <w:t>（</w:t>
      </w:r>
      <w:r w:rsidR="000C1519">
        <w:rPr>
          <w:noProof/>
          <w:color w:val="000000"/>
          <w:sz w:val="18"/>
          <w:szCs w:val="18"/>
        </w:rPr>
        <w:t>6</w:t>
      </w:r>
      <w:r w:rsidRPr="00873CDA">
        <w:rPr>
          <w:noProof/>
          <w:color w:val="000000"/>
          <w:sz w:val="18"/>
          <w:szCs w:val="18"/>
        </w:rPr>
        <w:t>）制定公司的基本管理制度</w:t>
      </w:r>
    </w:p>
    <w:p w14:paraId="5C5379C8" w14:textId="68534138" w:rsidR="00052E1C" w:rsidRPr="00873CDA" w:rsidRDefault="00052E1C" w:rsidP="00873CDA">
      <w:pPr>
        <w:pStyle w:val="ac"/>
        <w:rPr>
          <w:rFonts w:hint="eastAsia"/>
          <w:noProof/>
          <w:color w:val="000000"/>
          <w:sz w:val="18"/>
          <w:szCs w:val="18"/>
        </w:rPr>
      </w:pPr>
      <w:r>
        <w:rPr>
          <w:rFonts w:hint="eastAsia"/>
          <w:noProof/>
          <w:color w:val="000000"/>
          <w:sz w:val="18"/>
          <w:szCs w:val="18"/>
        </w:rPr>
        <w:t>监事会：检查股份公司业务执行情况，由于公司股东分散，专业知识和能力差别大，为了防止董事会、总经理滥用职权，损害公司股东利益，代表股东大会行使监督职能。</w:t>
      </w:r>
    </w:p>
    <w:p w14:paraId="45D2307E" w14:textId="085DE32A" w:rsidR="001B70E7" w:rsidRDefault="001B70E7">
      <w:pPr>
        <w:pStyle w:val="ac"/>
        <w:rPr>
          <w:rFonts w:hint="eastAsia"/>
        </w:rPr>
      </w:pPr>
      <w:r>
        <w:rPr>
          <w:noProof/>
          <w:color w:val="000000"/>
          <w:sz w:val="18"/>
          <w:szCs w:val="18"/>
        </w:rPr>
        <w:drawing>
          <wp:inline distT="0" distB="0" distL="0" distR="0" wp14:anchorId="666E448C" wp14:editId="29831C6E">
            <wp:extent cx="3276600" cy="2981325"/>
            <wp:effectExtent l="0" t="0" r="0" b="9525"/>
            <wp:docPr id="6" name="图片 6" descr="https://timgsa.baidu.com/timg?image&amp;quality=80&amp;size=b9999_10000&amp;sec=1520334369331&amp;di=61831bf2ca3241f487e31a7a8a70c5b3&amp;imgtype=0&amp;src=http%3A%2F%2Fa2.att.hudong.com%2F08%2F69%2F01300000478705125619697441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20334369331&amp;di=61831bf2ca3241f487e31a7a8a70c5b3&amp;imgtype=0&amp;src=http%3A%2F%2Fa2.att.hudong.com%2F08%2F69%2F0130000047870512561969744120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0" cy="2981325"/>
                    </a:xfrm>
                    <a:prstGeom prst="rect">
                      <a:avLst/>
                    </a:prstGeom>
                    <a:noFill/>
                    <a:ln>
                      <a:noFill/>
                    </a:ln>
                  </pic:spPr>
                </pic:pic>
              </a:graphicData>
            </a:graphic>
          </wp:inline>
        </w:drawing>
      </w:r>
    </w:p>
  </w:comment>
  <w:comment w:id="90" w:author="dell" w:date="2018-03-06T16:26:00Z" w:initials="d">
    <w:p w14:paraId="650705DD" w14:textId="33E53DFB" w:rsidR="001B70E7" w:rsidRDefault="001B70E7">
      <w:pPr>
        <w:pStyle w:val="ac"/>
        <w:rPr>
          <w:rFonts w:hint="eastAsia"/>
        </w:rPr>
      </w:pPr>
      <w:r>
        <w:rPr>
          <w:rStyle w:val="ab"/>
        </w:rPr>
        <w:annotationRef/>
      </w:r>
      <w:r>
        <w:rPr>
          <w:rFonts w:hint="eastAsia"/>
        </w:rPr>
        <w:t>董事长是法定代表人，董事长在董事会闭会期间有代行董事会部分职责的权利。</w:t>
      </w:r>
    </w:p>
  </w:comment>
  <w:comment w:id="91" w:author="dell" w:date="2018-03-06T16:29:00Z" w:initials="d">
    <w:p w14:paraId="2755FCAD" w14:textId="1D3FA2A9" w:rsidR="001B70E7" w:rsidRDefault="001B70E7">
      <w:pPr>
        <w:pStyle w:val="ac"/>
      </w:pPr>
      <w:r>
        <w:rPr>
          <w:rStyle w:val="ab"/>
        </w:rPr>
        <w:annotationRef/>
      </w:r>
      <w:r>
        <w:rPr>
          <w:rFonts w:hint="eastAsia"/>
        </w:rPr>
        <w:t>财务负责人由总经理提名，董事会通过的方式聘任。</w:t>
      </w:r>
    </w:p>
  </w:comment>
  <w:comment w:id="92" w:author="dell" w:date="2018-03-06T16:24:00Z" w:initials="d">
    <w:p w14:paraId="0C8A4726" w14:textId="1E67D2D2" w:rsidR="00BE3C4C" w:rsidRDefault="00BE3C4C">
      <w:pPr>
        <w:pStyle w:val="ac"/>
      </w:pPr>
      <w:r>
        <w:rPr>
          <w:rStyle w:val="ab"/>
        </w:rPr>
        <w:annotationRef/>
      </w:r>
      <w:r w:rsidRPr="00BE3C4C">
        <w:rPr>
          <w:rFonts w:hint="eastAsia"/>
        </w:rPr>
        <w:t>资本的融通（筹资管理）到现金的运营（财务管理）再到资本运作（投资管理）</w:t>
      </w:r>
    </w:p>
  </w:comment>
  <w:comment w:id="93" w:author="admin" w:date="2018-03-06T09:51:00Z" w:initials="a">
    <w:p w14:paraId="73B94682" w14:textId="77777777" w:rsidR="00BE3C4C" w:rsidRDefault="00BE3C4C">
      <w:pPr>
        <w:pStyle w:val="ac"/>
      </w:pPr>
      <w:r>
        <w:rPr>
          <w:rStyle w:val="ab"/>
        </w:rPr>
        <w:annotationRef/>
      </w:r>
      <w:r>
        <w:t>薪酬激励</w:t>
      </w:r>
    </w:p>
    <w:p w14:paraId="6E4FC341" w14:textId="77777777" w:rsidR="00BE3C4C" w:rsidRDefault="00BE3C4C">
      <w:pPr>
        <w:pStyle w:val="ac"/>
      </w:pPr>
      <w:r>
        <w:t>员工素质培养</w:t>
      </w:r>
    </w:p>
    <w:p w14:paraId="598E8093" w14:textId="05028C94" w:rsidR="00BE3C4C" w:rsidRDefault="00BE3C4C">
      <w:pPr>
        <w:pStyle w:val="ac"/>
      </w:pPr>
      <w:r>
        <w:t>公司治理</w:t>
      </w:r>
    </w:p>
  </w:comment>
  <w:comment w:id="118" w:author="dell" w:date="2018-03-06T16:52:00Z" w:initials="d">
    <w:p w14:paraId="4CF2544A" w14:textId="313BA51E" w:rsidR="00052E1C" w:rsidRDefault="00052E1C">
      <w:pPr>
        <w:pStyle w:val="ac"/>
      </w:pPr>
      <w:r>
        <w:rPr>
          <w:rStyle w:val="ab"/>
        </w:rPr>
        <w:annotationRef/>
      </w:r>
      <w:r>
        <w:rPr>
          <w:rFonts w:hint="eastAsia"/>
        </w:rPr>
        <w:t>根据马斯洛需求理论从员工的需求层次出发，从各个需求层次</w:t>
      </w:r>
      <w:r w:rsidR="00D73BB8">
        <w:rPr>
          <w:rFonts w:hint="eastAsia"/>
        </w:rPr>
        <w:t>，而不仅仅是薪金方面满足、</w:t>
      </w:r>
      <w:r>
        <w:rPr>
          <w:rFonts w:hint="eastAsia"/>
        </w:rPr>
        <w:t>激励</w:t>
      </w:r>
      <w:r w:rsidR="00D73BB8">
        <w:rPr>
          <w:rFonts w:hint="eastAsia"/>
        </w:rPr>
        <w:t>员工。创造良好工作环境</w:t>
      </w:r>
    </w:p>
    <w:p w14:paraId="4DE77BF2" w14:textId="7F0EA1A5" w:rsidR="00052E1C" w:rsidRDefault="00052E1C" w:rsidP="00052E1C">
      <w:pPr>
        <w:pStyle w:val="ac"/>
        <w:numPr>
          <w:ilvl w:val="0"/>
          <w:numId w:val="49"/>
        </w:numPr>
      </w:pPr>
      <w:r>
        <w:rPr>
          <w:rFonts w:hint="eastAsia"/>
        </w:rPr>
        <w:t>生理需求：根据员工表现（</w:t>
      </w:r>
      <w:r w:rsidRPr="00052E1C">
        <w:rPr>
          <w:rFonts w:hint="eastAsia"/>
        </w:rPr>
        <w:t>按劳分配、效率优先、兼顾公平、可持续等原则</w:t>
      </w:r>
      <w:r>
        <w:rPr>
          <w:rFonts w:hint="eastAsia"/>
        </w:rPr>
        <w:t>）增加工资、改善劳动条件、给予更多业余时间和工间休息、提高福利待遇。</w:t>
      </w:r>
      <w:r w:rsidR="00D73BB8">
        <w:rPr>
          <w:rFonts w:hint="eastAsia"/>
        </w:rPr>
        <w:t>（福利制度前三条）</w:t>
      </w:r>
    </w:p>
    <w:p w14:paraId="51087B6E" w14:textId="0A32841A" w:rsidR="00052E1C" w:rsidRDefault="00052E1C" w:rsidP="00052E1C">
      <w:pPr>
        <w:pStyle w:val="ac"/>
        <w:numPr>
          <w:ilvl w:val="0"/>
          <w:numId w:val="49"/>
        </w:numPr>
      </w:pPr>
      <w:r>
        <w:rPr>
          <w:rFonts w:hint="eastAsia"/>
        </w:rPr>
        <w:t>安全需求：强调规章制度、职业保障、福利待遇。</w:t>
      </w:r>
    </w:p>
    <w:p w14:paraId="4F029503" w14:textId="6AF7D426" w:rsidR="00052E1C" w:rsidRDefault="00052E1C" w:rsidP="00052E1C">
      <w:pPr>
        <w:pStyle w:val="ac"/>
        <w:numPr>
          <w:ilvl w:val="0"/>
          <w:numId w:val="49"/>
        </w:numPr>
      </w:pPr>
      <w:r>
        <w:rPr>
          <w:rFonts w:hint="eastAsia"/>
        </w:rPr>
        <w:t>社交需求：提供同事间社交往来机会，支持和赞许员工寻找及建立</w:t>
      </w:r>
      <w:r w:rsidR="00D73BB8">
        <w:rPr>
          <w:rFonts w:hint="eastAsia"/>
        </w:rPr>
        <w:t>和谐温馨的人际关系。</w:t>
      </w:r>
    </w:p>
    <w:p w14:paraId="40929F3B" w14:textId="2002E1DD" w:rsidR="00D73BB8" w:rsidRDefault="00D73BB8" w:rsidP="00052E1C">
      <w:pPr>
        <w:pStyle w:val="ac"/>
        <w:numPr>
          <w:ilvl w:val="0"/>
          <w:numId w:val="49"/>
        </w:numPr>
      </w:pPr>
      <w:r>
        <w:rPr>
          <w:rFonts w:hint="eastAsia"/>
        </w:rPr>
        <w:t>尊重需求：公开奖励和表扬优秀员工。</w:t>
      </w:r>
    </w:p>
    <w:p w14:paraId="6F952DE5" w14:textId="1B7CFC47" w:rsidR="00D73BB8" w:rsidRDefault="00D73BB8" w:rsidP="00D73BB8">
      <w:pPr>
        <w:pStyle w:val="ac"/>
        <w:numPr>
          <w:ilvl w:val="0"/>
          <w:numId w:val="49"/>
        </w:numPr>
      </w:pPr>
      <w:r>
        <w:rPr>
          <w:rFonts w:hint="eastAsia"/>
        </w:rPr>
        <w:t>自我实现需求：设计工作室运用复杂情况的适应策略，给有特长的人委派特别任务，在设计工作和执行计划时为下级留有余地。（第四条职业生涯管理）</w:t>
      </w:r>
    </w:p>
    <w:p w14:paraId="77A85C38" w14:textId="3361E24C" w:rsidR="00D73BB8" w:rsidRDefault="00D73BB8" w:rsidP="00D73BB8">
      <w:pPr>
        <w:pStyle w:val="ac"/>
        <w:rPr>
          <w:rFonts w:hint="eastAsia"/>
        </w:rPr>
      </w:pPr>
      <w:r>
        <w:rPr>
          <w:rFonts w:hint="eastAsia"/>
        </w:rPr>
        <w:t>但是对于消极怠工的行为采取严厉的惩罚，用严格的聘用与解雇对员工进行激励。（美国心理学家麦格雷戈的X理论）</w:t>
      </w:r>
    </w:p>
  </w:comment>
  <w:comment w:id="134" w:author="admin" w:date="2018-03-06T10:03:00Z" w:initials="a">
    <w:p w14:paraId="6B3C5F44" w14:textId="077827F3" w:rsidR="00BE3C4C" w:rsidRDefault="00BE3C4C">
      <w:pPr>
        <w:pStyle w:val="ac"/>
      </w:pPr>
      <w:r>
        <w:rPr>
          <w:rStyle w:val="ab"/>
        </w:rPr>
        <w:annotationRef/>
      </w:r>
      <w:r>
        <w:t>借书</w:t>
      </w:r>
    </w:p>
  </w:comment>
  <w:comment w:id="195" w:author="dell" w:date="2018-03-06T19:21:00Z" w:initials="d">
    <w:p w14:paraId="00713A79" w14:textId="6691FA43" w:rsidR="00F043A0" w:rsidRDefault="00F043A0">
      <w:pPr>
        <w:pStyle w:val="ac"/>
      </w:pPr>
      <w:r>
        <w:rPr>
          <w:rStyle w:val="ab"/>
        </w:rPr>
        <w:annotationRef/>
      </w:r>
      <w:r w:rsidRPr="00F043A0">
        <w:rPr>
          <w:rFonts w:hint="eastAsia"/>
        </w:rPr>
        <w:t>市场风险是指由于某种全局性的因素引起的投资收益的可能变动，这些因素来自公司外部，是公司无法控制盒回避的。</w:t>
      </w:r>
      <w:bookmarkStart w:id="196" w:name="_GoBack"/>
      <w:bookmarkEnd w:id="196"/>
    </w:p>
  </w:comment>
  <w:comment w:id="203" w:author="dell" w:date="2018-03-06T17:36:00Z" w:initials="d">
    <w:p w14:paraId="04A4CEA9" w14:textId="05FB9931" w:rsidR="00C87956" w:rsidRDefault="00C87956">
      <w:pPr>
        <w:pStyle w:val="ac"/>
      </w:pPr>
      <w:r>
        <w:rPr>
          <w:rStyle w:val="ab"/>
        </w:rPr>
        <w:annotationRef/>
      </w:r>
      <w:r>
        <w:rPr>
          <w:rFonts w:hint="eastAsia"/>
        </w:rPr>
        <w:t>监督与激励机制。</w:t>
      </w:r>
    </w:p>
  </w:comment>
  <w:comment w:id="204" w:author="dell" w:date="2018-03-06T19:16:00Z" w:initials="d">
    <w:p w14:paraId="0FB26F65" w14:textId="77777777" w:rsidR="006856CF" w:rsidRDefault="006856CF" w:rsidP="006856CF">
      <w:pPr>
        <w:pStyle w:val="ac"/>
      </w:pPr>
      <w:r>
        <w:rPr>
          <w:rStyle w:val="ab"/>
        </w:rPr>
        <w:annotationRef/>
      </w:r>
      <w:r>
        <w:rPr>
          <w:rFonts w:hint="eastAsia"/>
        </w:rPr>
        <w:t>推行目标成本全面管理，加强成本控制；</w:t>
      </w:r>
      <w:r>
        <w:t xml:space="preserve"> </w:t>
      </w:r>
    </w:p>
    <w:p w14:paraId="0663DD25" w14:textId="4B6832FB" w:rsidR="006856CF" w:rsidRDefault="006856CF" w:rsidP="006856CF">
      <w:pPr>
        <w:pStyle w:val="ac"/>
      </w:pPr>
      <w:r>
        <w:rPr>
          <w:rFonts w:hint="eastAsia"/>
        </w:rPr>
        <w:t>倡导组织创新、思想创新，以适应不断变化的外部环境</w:t>
      </w:r>
    </w:p>
  </w:comment>
  <w:comment w:id="205" w:author="dell" w:date="2018-03-06T17:37:00Z" w:initials="d">
    <w:p w14:paraId="62C66CFA" w14:textId="08F36895" w:rsidR="00C87956" w:rsidRDefault="00C87956">
      <w:pPr>
        <w:pStyle w:val="ac"/>
        <w:rPr>
          <w:rFonts w:hint="eastAsia"/>
        </w:rPr>
      </w:pPr>
      <w:r>
        <w:rPr>
          <w:rStyle w:val="ab"/>
        </w:rPr>
        <w:annotationRef/>
      </w:r>
      <w:r>
        <w:rPr>
          <w:rFonts w:hint="eastAsia"/>
        </w:rPr>
        <w:t>尽可能满足员工多层次需求。</w:t>
      </w:r>
    </w:p>
  </w:comment>
  <w:comment w:id="215" w:author="dell" w:date="2018-03-06T17:44:00Z" w:initials="d">
    <w:p w14:paraId="145AF0B9" w14:textId="77777777" w:rsidR="00C87956" w:rsidRDefault="00C87956" w:rsidP="00C87956">
      <w:pPr>
        <w:pStyle w:val="ac"/>
      </w:pPr>
      <w:r>
        <w:rPr>
          <w:rStyle w:val="ab"/>
        </w:rPr>
        <w:annotationRef/>
      </w:r>
      <w:r>
        <w:rPr>
          <w:rFonts w:hint="eastAsia"/>
        </w:rPr>
        <w:t>建立财务预警分析体系。</w:t>
      </w:r>
    </w:p>
    <w:p w14:paraId="7FD1B39B" w14:textId="77777777" w:rsidR="00C87956" w:rsidRDefault="00C87956" w:rsidP="00C87956">
      <w:pPr>
        <w:pStyle w:val="ac"/>
        <w:numPr>
          <w:ilvl w:val="0"/>
          <w:numId w:val="50"/>
        </w:numPr>
      </w:pPr>
      <w:r>
        <w:rPr>
          <w:rFonts w:hint="eastAsia"/>
        </w:rPr>
        <w:t>建立短期财务预警系统，编制现金流量预算。由于企业理财的对象是现金及其流动，就短期而言，公司能否维持下去，并不完全取决于是否盈利，而取决于是否有足够现金用于各种支出。</w:t>
      </w:r>
      <w:r>
        <w:t>确立财务分析指标体系，</w:t>
      </w:r>
    </w:p>
    <w:p w14:paraId="2AE44FAD" w14:textId="77777777" w:rsidR="00C87956" w:rsidRDefault="00C87956" w:rsidP="00C87956">
      <w:pPr>
        <w:pStyle w:val="ac"/>
        <w:numPr>
          <w:ilvl w:val="0"/>
          <w:numId w:val="50"/>
        </w:numPr>
      </w:pPr>
      <w:r>
        <w:t xml:space="preserve">建立长期财务预警系统。对公司而言，在建立短期财务预警系统的同时，还要建立长期财务预警系统。其中获利能力、偿债能力、经济效率、发展潜力指标最具有代表性。  </w:t>
      </w:r>
    </w:p>
    <w:p w14:paraId="6E982526" w14:textId="7B5EDA0A" w:rsidR="00C87956" w:rsidRDefault="001D1C9B" w:rsidP="00C87956">
      <w:pPr>
        <w:pStyle w:val="ac"/>
      </w:pPr>
      <w:r>
        <w:rPr>
          <w:rFonts w:hint="eastAsia"/>
        </w:rPr>
        <w:t>从短期、长期对各项财务指标进行监管，严防财务风险的发生。</w:t>
      </w:r>
    </w:p>
  </w:comment>
  <w:comment w:id="216" w:author="dell" w:date="2018-03-06T19:14:00Z" w:initials="d">
    <w:p w14:paraId="1F5883E3" w14:textId="22C5966D" w:rsidR="006856CF" w:rsidRDefault="006856CF">
      <w:pPr>
        <w:pStyle w:val="ac"/>
      </w:pPr>
      <w:r>
        <w:rPr>
          <w:rStyle w:val="ab"/>
        </w:rPr>
        <w:annotationRef/>
      </w:r>
      <w:r w:rsidRPr="006856CF">
        <w:rPr>
          <w:rFonts w:hint="eastAsia"/>
        </w:rPr>
        <w:t>加强对业务收入、业务支出、日常现金等的管理，在保持较高的流动性的基础上，减少资金占用，为公司扩大投资提供现金流；</w:t>
      </w:r>
    </w:p>
  </w:comment>
  <w:comment w:id="217" w:author="dell" w:date="2018-03-06T19:11:00Z" w:initials="d">
    <w:p w14:paraId="50204197" w14:textId="102B2B88" w:rsidR="001D1C9B" w:rsidRDefault="001D1C9B">
      <w:pPr>
        <w:pStyle w:val="ac"/>
      </w:pPr>
      <w:r>
        <w:rPr>
          <w:rStyle w:val="ab"/>
        </w:rPr>
        <w:annotationRef/>
      </w:r>
      <w:r w:rsidR="006856CF" w:rsidRPr="006856CF">
        <w:rPr>
          <w:rFonts w:hint="eastAsia"/>
        </w:rPr>
        <w:t>加强对资金运行情况的监控，最大限度地提高资金使用效率；实施财务预决算制度；</w:t>
      </w:r>
    </w:p>
  </w:comment>
  <w:comment w:id="218" w:author="dell" w:date="2018-03-06T17:11:00Z" w:initials="d">
    <w:p w14:paraId="3E1BF0BA" w14:textId="627FDF6C" w:rsidR="008B4358" w:rsidRDefault="008B4358">
      <w:pPr>
        <w:pStyle w:val="ac"/>
        <w:rPr>
          <w:rFonts w:hint="eastAsia"/>
        </w:rPr>
      </w:pPr>
      <w:r>
        <w:rPr>
          <w:rStyle w:val="ab"/>
        </w:rPr>
        <w:annotationRef/>
      </w:r>
      <w:r>
        <w:rPr>
          <w:rFonts w:hint="eastAsia"/>
        </w:rPr>
        <w:t>适当利用流动资金投资于流动性极强，可随时变现的资产中，为公司争取更多的资金。</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D2307E" w15:done="0"/>
  <w15:commentEx w15:paraId="650705DD" w15:done="0"/>
  <w15:commentEx w15:paraId="2755FCAD" w15:done="0"/>
  <w15:commentEx w15:paraId="0C8A4726" w15:done="0"/>
  <w15:commentEx w15:paraId="598E8093" w15:done="0"/>
  <w15:commentEx w15:paraId="77A85C38" w15:done="0"/>
  <w15:commentEx w15:paraId="6B3C5F44" w15:done="0"/>
  <w15:commentEx w15:paraId="00713A79" w15:done="0"/>
  <w15:commentEx w15:paraId="04A4CEA9" w15:done="0"/>
  <w15:commentEx w15:paraId="0663DD25" w15:done="0"/>
  <w15:commentEx w15:paraId="62C66CFA" w15:done="0"/>
  <w15:commentEx w15:paraId="6E982526" w15:done="0"/>
  <w15:commentEx w15:paraId="1F5883E3" w15:done="0"/>
  <w15:commentEx w15:paraId="50204197" w15:done="0"/>
  <w15:commentEx w15:paraId="3E1BF0B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2E807" w14:textId="77777777" w:rsidR="00BE3C4C" w:rsidRDefault="00BE3C4C" w:rsidP="00170045">
      <w:r>
        <w:separator/>
      </w:r>
    </w:p>
  </w:endnote>
  <w:endnote w:type="continuationSeparator" w:id="0">
    <w:p w14:paraId="2CD8904F" w14:textId="77777777" w:rsidR="00BE3C4C" w:rsidRDefault="00BE3C4C" w:rsidP="0017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Helvetica Neue">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A7C13" w14:textId="77777777" w:rsidR="00BE3C4C" w:rsidRDefault="00BE3C4C" w:rsidP="0091478C">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EAF2EFD" w14:textId="77777777" w:rsidR="00BE3C4C" w:rsidRDefault="00BE3C4C" w:rsidP="0091478C">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370F5" w14:textId="77777777" w:rsidR="00BE3C4C" w:rsidRDefault="00BE3C4C"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14:paraId="607D2576" w14:textId="73BEA9D9" w:rsidR="00BE3C4C" w:rsidRPr="002076A7" w:rsidRDefault="00BE3C4C" w:rsidP="002076A7">
    <w:pPr>
      <w:pStyle w:val="a7"/>
    </w:pPr>
  </w:p>
  <w:p w14:paraId="7157B73C" w14:textId="77777777" w:rsidR="00BE3C4C" w:rsidRDefault="00BE3C4C">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宋体" w:hAnsi="Times New Roman" w:cs="Times New Roman"/>
        <w:sz w:val="21"/>
        <w:szCs w:val="21"/>
      </w:rPr>
      <w:id w:val="-707413122"/>
      <w:docPartObj>
        <w:docPartGallery w:val="Page Numbers (Bottom of Page)"/>
        <w:docPartUnique/>
      </w:docPartObj>
    </w:sdtPr>
    <w:sdtContent>
      <w:p w14:paraId="4F00F178" w14:textId="7F609A7D" w:rsidR="00BE3C4C" w:rsidRPr="002076A7" w:rsidRDefault="00BE3C4C" w:rsidP="002076A7">
        <w:pPr>
          <w:pStyle w:val="a7"/>
          <w:jc w:val="center"/>
          <w:rPr>
            <w:sz w:val="21"/>
            <w:szCs w:val="21"/>
          </w:rPr>
        </w:pP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F6106" w14:textId="5D94BCC2" w:rsidR="00BE3C4C" w:rsidRPr="002076A7" w:rsidRDefault="00BE3C4C" w:rsidP="005432A3">
    <w:pPr>
      <w:pStyle w:val="a7"/>
      <w:framePr w:wrap="none" w:vAnchor="text" w:hAnchor="margin" w:xAlign="center" w:y="1"/>
      <w:jc w:val="center"/>
      <w:rPr>
        <w:sz w:val="21"/>
        <w:szCs w:val="21"/>
      </w:rPr>
    </w:pPr>
    <w:sdt>
      <w:sdtPr>
        <w:rPr>
          <w:rFonts w:ascii="Times New Roman" w:eastAsia="宋体" w:hAnsi="Times New Roman" w:cs="Times New Roman"/>
          <w:sz w:val="21"/>
          <w:szCs w:val="21"/>
        </w:rPr>
        <w:id w:val="578944723"/>
        <w:docPartObj>
          <w:docPartGallery w:val="Page Numbers (Bottom of Page)"/>
          <w:docPartUnique/>
        </w:docPartObj>
      </w:sdtPr>
      <w:sdtEndPr>
        <w:rPr>
          <w:rFonts w:hint="eastAsia"/>
        </w:rPr>
      </w:sdtEndPr>
      <w:sdtContent/>
    </w:sdt>
    <w:r>
      <w:rPr>
        <w:rFonts w:ascii="Times New Roman" w:eastAsia="宋体" w:hAnsi="Times New Roman" w:cs="Times New Roman" w:hint="eastAsia"/>
        <w:sz w:val="21"/>
        <w:szCs w:val="21"/>
      </w:rPr>
      <w:t>ii</w:t>
    </w:r>
  </w:p>
  <w:p w14:paraId="6EC79516" w14:textId="59734883" w:rsidR="00BE3C4C" w:rsidRDefault="00BE3C4C" w:rsidP="006E695A">
    <w:pPr>
      <w:pStyle w:val="a7"/>
      <w:framePr w:wrap="none" w:vAnchor="text" w:hAnchor="margin" w:xAlign="center" w:y="1"/>
      <w:rPr>
        <w:rStyle w:val="a9"/>
      </w:rPr>
    </w:pPr>
  </w:p>
  <w:p w14:paraId="79AF6AF2" w14:textId="77777777" w:rsidR="00BE3C4C" w:rsidRPr="002076A7" w:rsidRDefault="00BE3C4C" w:rsidP="002076A7">
    <w:pPr>
      <w:pStyle w:val="a7"/>
    </w:pPr>
  </w:p>
  <w:p w14:paraId="59A6C3B8" w14:textId="77777777" w:rsidR="00BE3C4C" w:rsidRDefault="00BE3C4C">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宋体" w:hAnsi="Times New Roman" w:cs="Times New Roman"/>
        <w:sz w:val="21"/>
        <w:szCs w:val="21"/>
      </w:rPr>
      <w:id w:val="-541518581"/>
      <w:docPartObj>
        <w:docPartGallery w:val="Page Numbers (Bottom of Page)"/>
        <w:docPartUnique/>
      </w:docPartObj>
    </w:sdtPr>
    <w:sdtContent>
      <w:p w14:paraId="4BFEBBAA" w14:textId="424040A6" w:rsidR="00BE3C4C" w:rsidRPr="002076A7" w:rsidRDefault="00BE3C4C" w:rsidP="002076A7">
        <w:pPr>
          <w:pStyle w:val="a7"/>
          <w:jc w:val="center"/>
          <w:rPr>
            <w:sz w:val="21"/>
            <w:szCs w:val="21"/>
          </w:rPr>
        </w:pPr>
        <w:proofErr w:type="spellStart"/>
        <w:r>
          <w:rPr>
            <w:rFonts w:ascii="Times New Roman" w:eastAsia="宋体" w:hAnsi="Times New Roman" w:cs="Times New Roman" w:hint="eastAsia"/>
            <w:sz w:val="21"/>
            <w:szCs w:val="21"/>
          </w:rPr>
          <w:t>i</w:t>
        </w:r>
        <w:proofErr w:type="spellEnd"/>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9548A" w14:textId="096F7815" w:rsidR="00BE3C4C" w:rsidRDefault="00BE3C4C"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C7383B">
      <w:rPr>
        <w:rStyle w:val="a9"/>
        <w:noProof/>
      </w:rPr>
      <w:t>18</w:t>
    </w:r>
    <w:r>
      <w:rPr>
        <w:rStyle w:val="a9"/>
      </w:rPr>
      <w:fldChar w:fldCharType="end"/>
    </w:r>
  </w:p>
  <w:p w14:paraId="4A01721A" w14:textId="77777777" w:rsidR="00BE3C4C" w:rsidRDefault="00BE3C4C" w:rsidP="0091478C">
    <w:pPr>
      <w:pStyle w:val="a7"/>
      <w:ind w:right="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EC3B3" w14:textId="055B5CB4" w:rsidR="00BE3C4C" w:rsidRPr="002076A7" w:rsidRDefault="00BE3C4C" w:rsidP="0091478C">
    <w:pPr>
      <w:pStyle w:val="a7"/>
      <w:rPr>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2B26D" w14:textId="77777777" w:rsidR="00BE3C4C" w:rsidRDefault="00BE3C4C" w:rsidP="00170045">
      <w:r>
        <w:separator/>
      </w:r>
    </w:p>
  </w:footnote>
  <w:footnote w:type="continuationSeparator" w:id="0">
    <w:p w14:paraId="6F9EFF57" w14:textId="77777777" w:rsidR="00BE3C4C" w:rsidRDefault="00BE3C4C" w:rsidP="001700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CC705" w14:textId="555799AA" w:rsidR="00BE3C4C" w:rsidRPr="003A7F70" w:rsidRDefault="00BE3C4C" w:rsidP="003A7F70">
    <w:pPr>
      <w:pStyle w:val="a5"/>
      <w:ind w:firstLine="480"/>
      <w:rPr>
        <w:rFonts w:ascii="宋体" w:eastAsia="宋体" w:hAnsi="宋体"/>
      </w:rPr>
    </w:pPr>
    <w:r w:rsidRPr="00400337">
      <w:rPr>
        <w:rFonts w:ascii="宋体" w:eastAsia="宋体" w:hAnsi="宋体"/>
      </w:rPr>
      <w:t>北</w:t>
    </w:r>
    <w:r>
      <w:rPr>
        <w:rFonts w:ascii="宋体" w:eastAsia="宋体" w:hAnsi="宋体"/>
      </w:rPr>
      <w:t>京航空航天大学第二十</w:t>
    </w:r>
    <w:r>
      <w:rPr>
        <w:rFonts w:ascii="宋体" w:eastAsia="宋体" w:hAnsi="宋体" w:hint="eastAsia"/>
      </w:rPr>
      <w:t>八</w:t>
    </w:r>
    <w:r w:rsidRPr="00400337">
      <w:rPr>
        <w:rFonts w:ascii="宋体" w:eastAsia="宋体" w:hAnsi="宋体"/>
      </w:rPr>
      <w:t>届“冯如杯”学生创业计划竞赛参赛作品</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05C04"/>
    <w:multiLevelType w:val="multilevel"/>
    <w:tmpl w:val="9F565328"/>
    <w:lvl w:ilvl="0">
      <w:start w:val="9"/>
      <w:numFmt w:val="decimal"/>
      <w:lvlText w:val="%1"/>
      <w:lvlJc w:val="left"/>
      <w:pPr>
        <w:ind w:left="420" w:hanging="42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15:restartNumberingAfterBreak="0">
    <w:nsid w:val="03D0693A"/>
    <w:multiLevelType w:val="multilevel"/>
    <w:tmpl w:val="367EE2A2"/>
    <w:lvl w:ilvl="0">
      <w:start w:val="2"/>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15:restartNumberingAfterBreak="0">
    <w:nsid w:val="069B1C43"/>
    <w:multiLevelType w:val="hybridMultilevel"/>
    <w:tmpl w:val="3384CC70"/>
    <w:lvl w:ilvl="0" w:tplc="86FA8F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2A1360"/>
    <w:multiLevelType w:val="hybridMultilevel"/>
    <w:tmpl w:val="8A08EFF8"/>
    <w:lvl w:ilvl="0" w:tplc="FA064FB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062456B"/>
    <w:multiLevelType w:val="hybridMultilevel"/>
    <w:tmpl w:val="BB28919C"/>
    <w:lvl w:ilvl="0" w:tplc="11DA5BF8">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3640BA"/>
    <w:multiLevelType w:val="hybridMultilevel"/>
    <w:tmpl w:val="C33429BC"/>
    <w:lvl w:ilvl="0" w:tplc="F8D0D7C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3497CFD"/>
    <w:multiLevelType w:val="hybridMultilevel"/>
    <w:tmpl w:val="8936411C"/>
    <w:lvl w:ilvl="0" w:tplc="36166F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4716BA"/>
    <w:multiLevelType w:val="hybridMultilevel"/>
    <w:tmpl w:val="6AC47376"/>
    <w:lvl w:ilvl="0" w:tplc="62060CB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F755F2"/>
    <w:multiLevelType w:val="multilevel"/>
    <w:tmpl w:val="DFEC0BB4"/>
    <w:lvl w:ilvl="0">
      <w:start w:val="9"/>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15:restartNumberingAfterBreak="0">
    <w:nsid w:val="1A920AA6"/>
    <w:multiLevelType w:val="multilevel"/>
    <w:tmpl w:val="48A8C6E6"/>
    <w:lvl w:ilvl="0">
      <w:start w:val="1"/>
      <w:numFmt w:val="decimal"/>
      <w:lvlText w:val="%1."/>
      <w:lvlJc w:val="left"/>
      <w:pPr>
        <w:ind w:left="792" w:hanging="360"/>
      </w:pPr>
      <w:rPr>
        <w:rFonts w:hint="eastAsia"/>
      </w:rPr>
    </w:lvl>
    <w:lvl w:ilvl="1">
      <w:start w:val="5"/>
      <w:numFmt w:val="decimal"/>
      <w:isLgl/>
      <w:lvlText w:val="%1.%2"/>
      <w:lvlJc w:val="left"/>
      <w:pPr>
        <w:ind w:left="1152" w:hanging="720"/>
      </w:pPr>
      <w:rPr>
        <w:rFonts w:hint="eastAsia"/>
      </w:rPr>
    </w:lvl>
    <w:lvl w:ilvl="2">
      <w:start w:val="1"/>
      <w:numFmt w:val="decimal"/>
      <w:isLgl/>
      <w:lvlText w:val="%1.%2.%3"/>
      <w:lvlJc w:val="left"/>
      <w:pPr>
        <w:ind w:left="1152" w:hanging="720"/>
      </w:pPr>
      <w:rPr>
        <w:rFonts w:hint="eastAsia"/>
      </w:rPr>
    </w:lvl>
    <w:lvl w:ilvl="3">
      <w:start w:val="1"/>
      <w:numFmt w:val="decimal"/>
      <w:isLgl/>
      <w:lvlText w:val="%1.%2.%3.%4"/>
      <w:lvlJc w:val="left"/>
      <w:pPr>
        <w:ind w:left="1512" w:hanging="1080"/>
      </w:pPr>
      <w:rPr>
        <w:rFonts w:hint="eastAsia"/>
      </w:rPr>
    </w:lvl>
    <w:lvl w:ilvl="4">
      <w:start w:val="1"/>
      <w:numFmt w:val="decimal"/>
      <w:isLgl/>
      <w:lvlText w:val="%1.%2.%3.%4.%5"/>
      <w:lvlJc w:val="left"/>
      <w:pPr>
        <w:ind w:left="1872" w:hanging="1440"/>
      </w:pPr>
      <w:rPr>
        <w:rFonts w:hint="eastAsia"/>
      </w:rPr>
    </w:lvl>
    <w:lvl w:ilvl="5">
      <w:start w:val="1"/>
      <w:numFmt w:val="decimal"/>
      <w:isLgl/>
      <w:lvlText w:val="%1.%2.%3.%4.%5.%6"/>
      <w:lvlJc w:val="left"/>
      <w:pPr>
        <w:ind w:left="2232" w:hanging="1800"/>
      </w:pPr>
      <w:rPr>
        <w:rFonts w:hint="eastAsia"/>
      </w:rPr>
    </w:lvl>
    <w:lvl w:ilvl="6">
      <w:start w:val="1"/>
      <w:numFmt w:val="decimal"/>
      <w:isLgl/>
      <w:lvlText w:val="%1.%2.%3.%4.%5.%6.%7"/>
      <w:lvlJc w:val="left"/>
      <w:pPr>
        <w:ind w:left="2592" w:hanging="2160"/>
      </w:pPr>
      <w:rPr>
        <w:rFonts w:hint="eastAsia"/>
      </w:rPr>
    </w:lvl>
    <w:lvl w:ilvl="7">
      <w:start w:val="1"/>
      <w:numFmt w:val="decimal"/>
      <w:isLgl/>
      <w:lvlText w:val="%1.%2.%3.%4.%5.%6.%7.%8"/>
      <w:lvlJc w:val="left"/>
      <w:pPr>
        <w:ind w:left="2592" w:hanging="2160"/>
      </w:pPr>
      <w:rPr>
        <w:rFonts w:hint="eastAsia"/>
      </w:rPr>
    </w:lvl>
    <w:lvl w:ilvl="8">
      <w:start w:val="1"/>
      <w:numFmt w:val="decimal"/>
      <w:isLgl/>
      <w:lvlText w:val="%1.%2.%3.%4.%5.%6.%7.%8.%9"/>
      <w:lvlJc w:val="left"/>
      <w:pPr>
        <w:ind w:left="2952" w:hanging="2520"/>
      </w:pPr>
      <w:rPr>
        <w:rFonts w:hint="eastAsia"/>
      </w:rPr>
    </w:lvl>
  </w:abstractNum>
  <w:abstractNum w:abstractNumId="10" w15:restartNumberingAfterBreak="0">
    <w:nsid w:val="1D12706A"/>
    <w:multiLevelType w:val="hybridMultilevel"/>
    <w:tmpl w:val="5FBE7630"/>
    <w:lvl w:ilvl="0" w:tplc="EADCAE3A">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0C68B1"/>
    <w:multiLevelType w:val="hybridMultilevel"/>
    <w:tmpl w:val="CBBC96C8"/>
    <w:lvl w:ilvl="0" w:tplc="B2FE49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4422C29"/>
    <w:multiLevelType w:val="hybridMultilevel"/>
    <w:tmpl w:val="169E0A5C"/>
    <w:lvl w:ilvl="0" w:tplc="B22E1BC0">
      <w:start w:val="1"/>
      <w:numFmt w:val="japaneseCounting"/>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59E4D8F"/>
    <w:multiLevelType w:val="hybridMultilevel"/>
    <w:tmpl w:val="2F10F7EC"/>
    <w:lvl w:ilvl="0" w:tplc="09B0064E">
      <w:start w:val="2"/>
      <w:numFmt w:val="japaneseCounting"/>
      <w:lvlText w:val="第%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29E15FB3"/>
    <w:multiLevelType w:val="hybridMultilevel"/>
    <w:tmpl w:val="E40422EA"/>
    <w:lvl w:ilvl="0" w:tplc="E2FA57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B576AC"/>
    <w:multiLevelType w:val="hybridMultilevel"/>
    <w:tmpl w:val="57D26F3E"/>
    <w:lvl w:ilvl="0" w:tplc="433E1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881BCC"/>
    <w:multiLevelType w:val="multilevel"/>
    <w:tmpl w:val="184EACE8"/>
    <w:lvl w:ilvl="0">
      <w:start w:val="4"/>
      <w:numFmt w:val="decimal"/>
      <w:lvlText w:val="%1"/>
      <w:lvlJc w:val="left"/>
      <w:pPr>
        <w:ind w:left="600" w:hanging="600"/>
      </w:pPr>
      <w:rPr>
        <w:rFonts w:hint="eastAsia"/>
      </w:rPr>
    </w:lvl>
    <w:lvl w:ilvl="1">
      <w:start w:val="5"/>
      <w:numFmt w:val="decimal"/>
      <w:lvlText w:val="%1.%2"/>
      <w:lvlJc w:val="left"/>
      <w:pPr>
        <w:ind w:left="600" w:hanging="60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7" w15:restartNumberingAfterBreak="0">
    <w:nsid w:val="2DA55D46"/>
    <w:multiLevelType w:val="hybridMultilevel"/>
    <w:tmpl w:val="1F26553E"/>
    <w:lvl w:ilvl="0" w:tplc="229C3D40">
      <w:start w:val="1"/>
      <w:numFmt w:val="japaneseCounting"/>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315D0176"/>
    <w:multiLevelType w:val="hybridMultilevel"/>
    <w:tmpl w:val="20A24792"/>
    <w:lvl w:ilvl="0" w:tplc="6CEC20F0">
      <w:start w:val="2"/>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346967DA"/>
    <w:multiLevelType w:val="hybridMultilevel"/>
    <w:tmpl w:val="CDF4824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94715CB"/>
    <w:multiLevelType w:val="multilevel"/>
    <w:tmpl w:val="833C3A32"/>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15:restartNumberingAfterBreak="0">
    <w:nsid w:val="39D72545"/>
    <w:multiLevelType w:val="hybridMultilevel"/>
    <w:tmpl w:val="88F00156"/>
    <w:lvl w:ilvl="0" w:tplc="BEC62786">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2" w15:restartNumberingAfterBreak="0">
    <w:nsid w:val="3CA42DDB"/>
    <w:multiLevelType w:val="multilevel"/>
    <w:tmpl w:val="E2C8CA70"/>
    <w:lvl w:ilvl="0">
      <w:start w:val="9"/>
      <w:numFmt w:val="decimal"/>
      <w:lvlText w:val="%1"/>
      <w:lvlJc w:val="left"/>
      <w:pPr>
        <w:ind w:left="420" w:hanging="42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3" w15:restartNumberingAfterBreak="0">
    <w:nsid w:val="3DFD5C1C"/>
    <w:multiLevelType w:val="hybridMultilevel"/>
    <w:tmpl w:val="AD82DC4C"/>
    <w:lvl w:ilvl="0" w:tplc="38708E5A">
      <w:start w:val="1"/>
      <w:numFmt w:val="decimal"/>
      <w:lvlText w:val="（%1）"/>
      <w:lvlJc w:val="left"/>
      <w:pPr>
        <w:ind w:left="2220" w:hanging="720"/>
      </w:pPr>
      <w:rPr>
        <w:rFonts w:hint="eastAsia"/>
      </w:rPr>
    </w:lvl>
    <w:lvl w:ilvl="1" w:tplc="04090019" w:tentative="1">
      <w:start w:val="1"/>
      <w:numFmt w:val="lowerLetter"/>
      <w:lvlText w:val="%2)"/>
      <w:lvlJc w:val="left"/>
      <w:pPr>
        <w:ind w:left="2460" w:hanging="480"/>
      </w:pPr>
    </w:lvl>
    <w:lvl w:ilvl="2" w:tplc="0409001B" w:tentative="1">
      <w:start w:val="1"/>
      <w:numFmt w:val="lowerRoman"/>
      <w:lvlText w:val="%3."/>
      <w:lvlJc w:val="right"/>
      <w:pPr>
        <w:ind w:left="2940" w:hanging="480"/>
      </w:pPr>
    </w:lvl>
    <w:lvl w:ilvl="3" w:tplc="0409000F" w:tentative="1">
      <w:start w:val="1"/>
      <w:numFmt w:val="decimal"/>
      <w:lvlText w:val="%4."/>
      <w:lvlJc w:val="left"/>
      <w:pPr>
        <w:ind w:left="3420" w:hanging="480"/>
      </w:pPr>
    </w:lvl>
    <w:lvl w:ilvl="4" w:tplc="04090019" w:tentative="1">
      <w:start w:val="1"/>
      <w:numFmt w:val="lowerLetter"/>
      <w:lvlText w:val="%5)"/>
      <w:lvlJc w:val="left"/>
      <w:pPr>
        <w:ind w:left="3900" w:hanging="480"/>
      </w:pPr>
    </w:lvl>
    <w:lvl w:ilvl="5" w:tplc="0409001B" w:tentative="1">
      <w:start w:val="1"/>
      <w:numFmt w:val="lowerRoman"/>
      <w:lvlText w:val="%6."/>
      <w:lvlJc w:val="right"/>
      <w:pPr>
        <w:ind w:left="4380" w:hanging="480"/>
      </w:pPr>
    </w:lvl>
    <w:lvl w:ilvl="6" w:tplc="0409000F" w:tentative="1">
      <w:start w:val="1"/>
      <w:numFmt w:val="decimal"/>
      <w:lvlText w:val="%7."/>
      <w:lvlJc w:val="left"/>
      <w:pPr>
        <w:ind w:left="4860" w:hanging="480"/>
      </w:pPr>
    </w:lvl>
    <w:lvl w:ilvl="7" w:tplc="04090019" w:tentative="1">
      <w:start w:val="1"/>
      <w:numFmt w:val="lowerLetter"/>
      <w:lvlText w:val="%8)"/>
      <w:lvlJc w:val="left"/>
      <w:pPr>
        <w:ind w:left="5340" w:hanging="480"/>
      </w:pPr>
    </w:lvl>
    <w:lvl w:ilvl="8" w:tplc="0409001B" w:tentative="1">
      <w:start w:val="1"/>
      <w:numFmt w:val="lowerRoman"/>
      <w:lvlText w:val="%9."/>
      <w:lvlJc w:val="right"/>
      <w:pPr>
        <w:ind w:left="5820" w:hanging="480"/>
      </w:pPr>
    </w:lvl>
  </w:abstractNum>
  <w:abstractNum w:abstractNumId="24" w15:restartNumberingAfterBreak="0">
    <w:nsid w:val="40E96632"/>
    <w:multiLevelType w:val="multilevel"/>
    <w:tmpl w:val="CD68BFA6"/>
    <w:lvl w:ilvl="0">
      <w:start w:val="3"/>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15:restartNumberingAfterBreak="0">
    <w:nsid w:val="443F7935"/>
    <w:multiLevelType w:val="hybridMultilevel"/>
    <w:tmpl w:val="9A0A1302"/>
    <w:lvl w:ilvl="0" w:tplc="C6E0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B012AB"/>
    <w:multiLevelType w:val="hybridMultilevel"/>
    <w:tmpl w:val="DB4A491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7" w15:restartNumberingAfterBreak="0">
    <w:nsid w:val="49B91175"/>
    <w:multiLevelType w:val="hybridMultilevel"/>
    <w:tmpl w:val="CA022210"/>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8" w15:restartNumberingAfterBreak="0">
    <w:nsid w:val="4AC5360D"/>
    <w:multiLevelType w:val="multilevel"/>
    <w:tmpl w:val="7A487A9E"/>
    <w:lvl w:ilvl="0">
      <w:start w:val="9"/>
      <w:numFmt w:val="decimal"/>
      <w:lvlText w:val="%1"/>
      <w:lvlJc w:val="left"/>
      <w:pPr>
        <w:ind w:left="420" w:hanging="420"/>
      </w:pPr>
      <w:rPr>
        <w:rFonts w:hint="eastAsia"/>
      </w:rPr>
    </w:lvl>
    <w:lvl w:ilvl="1">
      <w:start w:val="5"/>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9" w15:restartNumberingAfterBreak="0">
    <w:nsid w:val="4B680BFB"/>
    <w:multiLevelType w:val="multilevel"/>
    <w:tmpl w:val="76840EA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0" w15:restartNumberingAfterBreak="0">
    <w:nsid w:val="4BDE520B"/>
    <w:multiLevelType w:val="hybridMultilevel"/>
    <w:tmpl w:val="1F161A14"/>
    <w:lvl w:ilvl="0" w:tplc="98022D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BF82D97"/>
    <w:multiLevelType w:val="multilevel"/>
    <w:tmpl w:val="77F45B7A"/>
    <w:lvl w:ilvl="0">
      <w:start w:val="4"/>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2" w15:restartNumberingAfterBreak="0">
    <w:nsid w:val="513232DB"/>
    <w:multiLevelType w:val="multilevel"/>
    <w:tmpl w:val="947C017A"/>
    <w:lvl w:ilvl="0">
      <w:start w:val="4"/>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15:restartNumberingAfterBreak="0">
    <w:nsid w:val="564973DA"/>
    <w:multiLevelType w:val="multilevel"/>
    <w:tmpl w:val="76FC106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34" w15:restartNumberingAfterBreak="0">
    <w:nsid w:val="56FB2CB5"/>
    <w:multiLevelType w:val="hybridMultilevel"/>
    <w:tmpl w:val="7864F4A4"/>
    <w:lvl w:ilvl="0" w:tplc="2C06570A">
      <w:start w:val="1"/>
      <w:numFmt w:val="decimal"/>
      <w:lvlText w:val="%1、"/>
      <w:lvlJc w:val="left"/>
      <w:pPr>
        <w:ind w:left="1980" w:hanging="720"/>
      </w:pPr>
      <w:rPr>
        <w:rFonts w:hint="default"/>
      </w:r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5" w15:restartNumberingAfterBreak="0">
    <w:nsid w:val="580167D1"/>
    <w:multiLevelType w:val="hybridMultilevel"/>
    <w:tmpl w:val="4B36BB68"/>
    <w:lvl w:ilvl="0" w:tplc="C01CA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9206C34"/>
    <w:multiLevelType w:val="hybridMultilevel"/>
    <w:tmpl w:val="2B3CF070"/>
    <w:lvl w:ilvl="0" w:tplc="99F02906">
      <w:start w:val="1"/>
      <w:numFmt w:val="japaneseCounting"/>
      <w:lvlText w:val="%1．"/>
      <w:lvlJc w:val="left"/>
      <w:pPr>
        <w:ind w:left="432" w:hanging="432"/>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847802"/>
    <w:multiLevelType w:val="hybridMultilevel"/>
    <w:tmpl w:val="A97CADD2"/>
    <w:lvl w:ilvl="0" w:tplc="DC90F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CF625C0"/>
    <w:multiLevelType w:val="hybridMultilevel"/>
    <w:tmpl w:val="F1306BA6"/>
    <w:lvl w:ilvl="0" w:tplc="57B8C6B0">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5DBF21BB"/>
    <w:multiLevelType w:val="hybridMultilevel"/>
    <w:tmpl w:val="6418521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07F417F"/>
    <w:multiLevelType w:val="hybridMultilevel"/>
    <w:tmpl w:val="0B96E79A"/>
    <w:lvl w:ilvl="0" w:tplc="06F2B5E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34A521D"/>
    <w:multiLevelType w:val="hybridMultilevel"/>
    <w:tmpl w:val="FE70D530"/>
    <w:lvl w:ilvl="0" w:tplc="A51257C8">
      <w:start w:val="1"/>
      <w:numFmt w:val="japaneseCounting"/>
      <w:lvlText w:val="第%1章"/>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6B867BF"/>
    <w:multiLevelType w:val="hybridMultilevel"/>
    <w:tmpl w:val="277E64FE"/>
    <w:lvl w:ilvl="0" w:tplc="544C495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7380C86"/>
    <w:multiLevelType w:val="multilevel"/>
    <w:tmpl w:val="547A6442"/>
    <w:lvl w:ilvl="0">
      <w:start w:val="2"/>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4" w15:restartNumberingAfterBreak="0">
    <w:nsid w:val="679B6E58"/>
    <w:multiLevelType w:val="hybridMultilevel"/>
    <w:tmpl w:val="AE8E0E96"/>
    <w:lvl w:ilvl="0" w:tplc="4A00683E">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5" w15:restartNumberingAfterBreak="0">
    <w:nsid w:val="69FE0C50"/>
    <w:multiLevelType w:val="multilevel"/>
    <w:tmpl w:val="F04895A2"/>
    <w:lvl w:ilvl="0">
      <w:start w:val="9"/>
      <w:numFmt w:val="decimal"/>
      <w:lvlText w:val="%1"/>
      <w:lvlJc w:val="left"/>
      <w:pPr>
        <w:ind w:left="420" w:hanging="420"/>
      </w:pPr>
      <w:rPr>
        <w:rFonts w:hint="eastAsia"/>
      </w:rPr>
    </w:lvl>
    <w:lvl w:ilvl="1">
      <w:start w:val="7"/>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6" w15:restartNumberingAfterBreak="0">
    <w:nsid w:val="6A503EA2"/>
    <w:multiLevelType w:val="hybridMultilevel"/>
    <w:tmpl w:val="234C9314"/>
    <w:lvl w:ilvl="0" w:tplc="1E16811A">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6B6429EA"/>
    <w:multiLevelType w:val="hybridMultilevel"/>
    <w:tmpl w:val="7E0E3F20"/>
    <w:lvl w:ilvl="0" w:tplc="9962BF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6D02337E"/>
    <w:multiLevelType w:val="hybridMultilevel"/>
    <w:tmpl w:val="79A05FA4"/>
    <w:lvl w:ilvl="0" w:tplc="481EF9B6">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6D34200E"/>
    <w:multiLevelType w:val="hybridMultilevel"/>
    <w:tmpl w:val="3EB03B74"/>
    <w:lvl w:ilvl="0" w:tplc="DD80188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35"/>
  </w:num>
  <w:num w:numId="3">
    <w:abstractNumId w:val="26"/>
  </w:num>
  <w:num w:numId="4">
    <w:abstractNumId w:val="3"/>
  </w:num>
  <w:num w:numId="5">
    <w:abstractNumId w:val="21"/>
  </w:num>
  <w:num w:numId="6">
    <w:abstractNumId w:val="44"/>
  </w:num>
  <w:num w:numId="7">
    <w:abstractNumId w:val="23"/>
  </w:num>
  <w:num w:numId="8">
    <w:abstractNumId w:val="42"/>
  </w:num>
  <w:num w:numId="9">
    <w:abstractNumId w:val="17"/>
  </w:num>
  <w:num w:numId="10">
    <w:abstractNumId w:val="34"/>
  </w:num>
  <w:num w:numId="11">
    <w:abstractNumId w:val="13"/>
  </w:num>
  <w:num w:numId="12">
    <w:abstractNumId w:val="12"/>
  </w:num>
  <w:num w:numId="13">
    <w:abstractNumId w:val="7"/>
  </w:num>
  <w:num w:numId="14">
    <w:abstractNumId w:val="11"/>
  </w:num>
  <w:num w:numId="15">
    <w:abstractNumId w:val="4"/>
  </w:num>
  <w:num w:numId="16">
    <w:abstractNumId w:val="2"/>
  </w:num>
  <w:num w:numId="17">
    <w:abstractNumId w:val="49"/>
  </w:num>
  <w:num w:numId="18">
    <w:abstractNumId w:val="47"/>
  </w:num>
  <w:num w:numId="19">
    <w:abstractNumId w:val="27"/>
  </w:num>
  <w:num w:numId="20">
    <w:abstractNumId w:val="39"/>
  </w:num>
  <w:num w:numId="21">
    <w:abstractNumId w:val="19"/>
  </w:num>
  <w:num w:numId="22">
    <w:abstractNumId w:val="37"/>
  </w:num>
  <w:num w:numId="23">
    <w:abstractNumId w:val="30"/>
  </w:num>
  <w:num w:numId="24">
    <w:abstractNumId w:val="36"/>
  </w:num>
  <w:num w:numId="25">
    <w:abstractNumId w:val="14"/>
  </w:num>
  <w:num w:numId="26">
    <w:abstractNumId w:val="9"/>
  </w:num>
  <w:num w:numId="27">
    <w:abstractNumId w:val="5"/>
  </w:num>
  <w:num w:numId="28">
    <w:abstractNumId w:val="18"/>
  </w:num>
  <w:num w:numId="29">
    <w:abstractNumId w:val="20"/>
  </w:num>
  <w:num w:numId="30">
    <w:abstractNumId w:val="1"/>
  </w:num>
  <w:num w:numId="31">
    <w:abstractNumId w:val="43"/>
  </w:num>
  <w:num w:numId="32">
    <w:abstractNumId w:val="33"/>
  </w:num>
  <w:num w:numId="33">
    <w:abstractNumId w:val="46"/>
  </w:num>
  <w:num w:numId="34">
    <w:abstractNumId w:val="24"/>
  </w:num>
  <w:num w:numId="35">
    <w:abstractNumId w:val="32"/>
  </w:num>
  <w:num w:numId="36">
    <w:abstractNumId w:val="38"/>
  </w:num>
  <w:num w:numId="37">
    <w:abstractNumId w:val="31"/>
  </w:num>
  <w:num w:numId="38">
    <w:abstractNumId w:val="16"/>
  </w:num>
  <w:num w:numId="39">
    <w:abstractNumId w:val="8"/>
  </w:num>
  <w:num w:numId="40">
    <w:abstractNumId w:val="22"/>
  </w:num>
  <w:num w:numId="41">
    <w:abstractNumId w:val="28"/>
  </w:num>
  <w:num w:numId="42">
    <w:abstractNumId w:val="29"/>
  </w:num>
  <w:num w:numId="43">
    <w:abstractNumId w:val="48"/>
  </w:num>
  <w:num w:numId="44">
    <w:abstractNumId w:val="10"/>
  </w:num>
  <w:num w:numId="45">
    <w:abstractNumId w:val="45"/>
  </w:num>
  <w:num w:numId="46">
    <w:abstractNumId w:val="0"/>
  </w:num>
  <w:num w:numId="47">
    <w:abstractNumId w:val="6"/>
  </w:num>
  <w:num w:numId="48">
    <w:abstractNumId w:val="40"/>
  </w:num>
  <w:num w:numId="49">
    <w:abstractNumId w:val="25"/>
  </w:num>
  <w:num w:numId="50">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None" w15:userId="dell"/>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AE1"/>
    <w:rsid w:val="00001491"/>
    <w:rsid w:val="00004FC6"/>
    <w:rsid w:val="00007BFF"/>
    <w:rsid w:val="000135C1"/>
    <w:rsid w:val="00014793"/>
    <w:rsid w:val="000149B2"/>
    <w:rsid w:val="000158AB"/>
    <w:rsid w:val="00037599"/>
    <w:rsid w:val="00037CB9"/>
    <w:rsid w:val="000429F8"/>
    <w:rsid w:val="00042D6A"/>
    <w:rsid w:val="00051835"/>
    <w:rsid w:val="00052E1C"/>
    <w:rsid w:val="0005349F"/>
    <w:rsid w:val="000636D0"/>
    <w:rsid w:val="00064DE3"/>
    <w:rsid w:val="00073FD3"/>
    <w:rsid w:val="00074B03"/>
    <w:rsid w:val="000927C4"/>
    <w:rsid w:val="0009445A"/>
    <w:rsid w:val="00095346"/>
    <w:rsid w:val="000A2FBD"/>
    <w:rsid w:val="000B0163"/>
    <w:rsid w:val="000C103E"/>
    <w:rsid w:val="000C14A9"/>
    <w:rsid w:val="000C1519"/>
    <w:rsid w:val="000C1676"/>
    <w:rsid w:val="000C34EB"/>
    <w:rsid w:val="000C3B8A"/>
    <w:rsid w:val="000C63DB"/>
    <w:rsid w:val="000D534D"/>
    <w:rsid w:val="000D7DCC"/>
    <w:rsid w:val="000E62FF"/>
    <w:rsid w:val="000F020C"/>
    <w:rsid w:val="000F3AA6"/>
    <w:rsid w:val="000F3B3D"/>
    <w:rsid w:val="000F3DD4"/>
    <w:rsid w:val="000F4679"/>
    <w:rsid w:val="001003C2"/>
    <w:rsid w:val="00102C45"/>
    <w:rsid w:val="00104335"/>
    <w:rsid w:val="001058E7"/>
    <w:rsid w:val="00105F89"/>
    <w:rsid w:val="001073A9"/>
    <w:rsid w:val="001125A4"/>
    <w:rsid w:val="00112C81"/>
    <w:rsid w:val="00115A7B"/>
    <w:rsid w:val="00122C82"/>
    <w:rsid w:val="00125EB8"/>
    <w:rsid w:val="001368CF"/>
    <w:rsid w:val="001425FC"/>
    <w:rsid w:val="001442DF"/>
    <w:rsid w:val="001509F2"/>
    <w:rsid w:val="00152FEC"/>
    <w:rsid w:val="00154A5B"/>
    <w:rsid w:val="00155260"/>
    <w:rsid w:val="00160CE6"/>
    <w:rsid w:val="00165117"/>
    <w:rsid w:val="00167E16"/>
    <w:rsid w:val="00170045"/>
    <w:rsid w:val="0017194D"/>
    <w:rsid w:val="00175094"/>
    <w:rsid w:val="001758A9"/>
    <w:rsid w:val="00180693"/>
    <w:rsid w:val="001840DD"/>
    <w:rsid w:val="00184FBA"/>
    <w:rsid w:val="00187335"/>
    <w:rsid w:val="00187AB4"/>
    <w:rsid w:val="001946BE"/>
    <w:rsid w:val="001A0EDE"/>
    <w:rsid w:val="001A462B"/>
    <w:rsid w:val="001B02A6"/>
    <w:rsid w:val="001B229E"/>
    <w:rsid w:val="001B3F6F"/>
    <w:rsid w:val="001B5BDE"/>
    <w:rsid w:val="001B65AC"/>
    <w:rsid w:val="001B7034"/>
    <w:rsid w:val="001B70E7"/>
    <w:rsid w:val="001D1C9B"/>
    <w:rsid w:val="001D269A"/>
    <w:rsid w:val="001E5F7B"/>
    <w:rsid w:val="001F03DB"/>
    <w:rsid w:val="001F5152"/>
    <w:rsid w:val="001F7046"/>
    <w:rsid w:val="00203A1C"/>
    <w:rsid w:val="002076A7"/>
    <w:rsid w:val="00210865"/>
    <w:rsid w:val="002271C6"/>
    <w:rsid w:val="00230718"/>
    <w:rsid w:val="0023338E"/>
    <w:rsid w:val="002334B3"/>
    <w:rsid w:val="002366AC"/>
    <w:rsid w:val="00244FAD"/>
    <w:rsid w:val="00246CBE"/>
    <w:rsid w:val="00251901"/>
    <w:rsid w:val="00254C7D"/>
    <w:rsid w:val="00256418"/>
    <w:rsid w:val="00260663"/>
    <w:rsid w:val="00266508"/>
    <w:rsid w:val="002740D1"/>
    <w:rsid w:val="002808CA"/>
    <w:rsid w:val="002814CF"/>
    <w:rsid w:val="002831FA"/>
    <w:rsid w:val="002834F9"/>
    <w:rsid w:val="00284332"/>
    <w:rsid w:val="00284B9F"/>
    <w:rsid w:val="00284CEB"/>
    <w:rsid w:val="0028779B"/>
    <w:rsid w:val="0029278A"/>
    <w:rsid w:val="00296623"/>
    <w:rsid w:val="002A2727"/>
    <w:rsid w:val="002A3940"/>
    <w:rsid w:val="002A6211"/>
    <w:rsid w:val="002A71A1"/>
    <w:rsid w:val="002B4A7F"/>
    <w:rsid w:val="002C00A8"/>
    <w:rsid w:val="002C2420"/>
    <w:rsid w:val="002C334D"/>
    <w:rsid w:val="002C66FF"/>
    <w:rsid w:val="002D309E"/>
    <w:rsid w:val="002D4C19"/>
    <w:rsid w:val="002E2E91"/>
    <w:rsid w:val="002E79E8"/>
    <w:rsid w:val="002F39FC"/>
    <w:rsid w:val="002F5020"/>
    <w:rsid w:val="002F511D"/>
    <w:rsid w:val="002F51F7"/>
    <w:rsid w:val="002F768A"/>
    <w:rsid w:val="003046E7"/>
    <w:rsid w:val="00317CA4"/>
    <w:rsid w:val="003230BD"/>
    <w:rsid w:val="00326007"/>
    <w:rsid w:val="003260D7"/>
    <w:rsid w:val="003263D4"/>
    <w:rsid w:val="00326B00"/>
    <w:rsid w:val="00333BFB"/>
    <w:rsid w:val="003354D0"/>
    <w:rsid w:val="0033691C"/>
    <w:rsid w:val="003422FE"/>
    <w:rsid w:val="00354A3B"/>
    <w:rsid w:val="00355CA5"/>
    <w:rsid w:val="003666DC"/>
    <w:rsid w:val="00380A4C"/>
    <w:rsid w:val="00380A7E"/>
    <w:rsid w:val="00383C80"/>
    <w:rsid w:val="00392DB1"/>
    <w:rsid w:val="0039351F"/>
    <w:rsid w:val="00393D66"/>
    <w:rsid w:val="00393D8B"/>
    <w:rsid w:val="00393F45"/>
    <w:rsid w:val="003A3DC2"/>
    <w:rsid w:val="003A7F70"/>
    <w:rsid w:val="003B031E"/>
    <w:rsid w:val="003B587F"/>
    <w:rsid w:val="003B5A4A"/>
    <w:rsid w:val="003C1442"/>
    <w:rsid w:val="003C46D8"/>
    <w:rsid w:val="003C50BB"/>
    <w:rsid w:val="003D1670"/>
    <w:rsid w:val="003D24BA"/>
    <w:rsid w:val="003D3083"/>
    <w:rsid w:val="003D6B97"/>
    <w:rsid w:val="003D709B"/>
    <w:rsid w:val="003E43F2"/>
    <w:rsid w:val="003F3501"/>
    <w:rsid w:val="003F4A57"/>
    <w:rsid w:val="003F7196"/>
    <w:rsid w:val="00400337"/>
    <w:rsid w:val="004056DE"/>
    <w:rsid w:val="00405C27"/>
    <w:rsid w:val="004113AB"/>
    <w:rsid w:val="0042072E"/>
    <w:rsid w:val="00422A85"/>
    <w:rsid w:val="00424A3D"/>
    <w:rsid w:val="00424D28"/>
    <w:rsid w:val="00425021"/>
    <w:rsid w:val="00434C99"/>
    <w:rsid w:val="004365FA"/>
    <w:rsid w:val="00436B63"/>
    <w:rsid w:val="00444842"/>
    <w:rsid w:val="00460AAA"/>
    <w:rsid w:val="004640D3"/>
    <w:rsid w:val="00476773"/>
    <w:rsid w:val="00481524"/>
    <w:rsid w:val="00491FCB"/>
    <w:rsid w:val="004A3EE2"/>
    <w:rsid w:val="004B3232"/>
    <w:rsid w:val="004B46C3"/>
    <w:rsid w:val="004C2A7C"/>
    <w:rsid w:val="004C5350"/>
    <w:rsid w:val="004D0F06"/>
    <w:rsid w:val="004D6C03"/>
    <w:rsid w:val="004D6D76"/>
    <w:rsid w:val="004D7C83"/>
    <w:rsid w:val="004E102A"/>
    <w:rsid w:val="00502105"/>
    <w:rsid w:val="00503B7A"/>
    <w:rsid w:val="005067D4"/>
    <w:rsid w:val="00516375"/>
    <w:rsid w:val="00520820"/>
    <w:rsid w:val="00521FF7"/>
    <w:rsid w:val="0052440F"/>
    <w:rsid w:val="00524BAE"/>
    <w:rsid w:val="00532209"/>
    <w:rsid w:val="00533C03"/>
    <w:rsid w:val="00541FD7"/>
    <w:rsid w:val="005432A3"/>
    <w:rsid w:val="00544BB9"/>
    <w:rsid w:val="005466A7"/>
    <w:rsid w:val="00550300"/>
    <w:rsid w:val="0055112C"/>
    <w:rsid w:val="0055318E"/>
    <w:rsid w:val="005537E5"/>
    <w:rsid w:val="00553F4E"/>
    <w:rsid w:val="00554AE1"/>
    <w:rsid w:val="005566FD"/>
    <w:rsid w:val="00556EB2"/>
    <w:rsid w:val="00557D3D"/>
    <w:rsid w:val="00566C53"/>
    <w:rsid w:val="005717A1"/>
    <w:rsid w:val="005767F3"/>
    <w:rsid w:val="005774A2"/>
    <w:rsid w:val="00581625"/>
    <w:rsid w:val="00582A87"/>
    <w:rsid w:val="0058614D"/>
    <w:rsid w:val="00586477"/>
    <w:rsid w:val="00590E8F"/>
    <w:rsid w:val="00595192"/>
    <w:rsid w:val="00597B79"/>
    <w:rsid w:val="005A052F"/>
    <w:rsid w:val="005B46D8"/>
    <w:rsid w:val="005B5408"/>
    <w:rsid w:val="005B6D46"/>
    <w:rsid w:val="005C30B7"/>
    <w:rsid w:val="005C6096"/>
    <w:rsid w:val="005D2F2B"/>
    <w:rsid w:val="005D3558"/>
    <w:rsid w:val="005D663E"/>
    <w:rsid w:val="005E2078"/>
    <w:rsid w:val="005F08B9"/>
    <w:rsid w:val="005F1235"/>
    <w:rsid w:val="005F75DD"/>
    <w:rsid w:val="006009FF"/>
    <w:rsid w:val="00601579"/>
    <w:rsid w:val="00602357"/>
    <w:rsid w:val="00602D7B"/>
    <w:rsid w:val="006035FB"/>
    <w:rsid w:val="00604300"/>
    <w:rsid w:val="0060476E"/>
    <w:rsid w:val="00610480"/>
    <w:rsid w:val="006119E1"/>
    <w:rsid w:val="00612F3D"/>
    <w:rsid w:val="006137C7"/>
    <w:rsid w:val="0062249B"/>
    <w:rsid w:val="00626A92"/>
    <w:rsid w:val="00627A91"/>
    <w:rsid w:val="0063156E"/>
    <w:rsid w:val="00631A1F"/>
    <w:rsid w:val="00635313"/>
    <w:rsid w:val="00635332"/>
    <w:rsid w:val="0064016D"/>
    <w:rsid w:val="00644325"/>
    <w:rsid w:val="00645C40"/>
    <w:rsid w:val="00645C7A"/>
    <w:rsid w:val="00666559"/>
    <w:rsid w:val="00670CFB"/>
    <w:rsid w:val="00671D27"/>
    <w:rsid w:val="00674722"/>
    <w:rsid w:val="00684B5D"/>
    <w:rsid w:val="006856CF"/>
    <w:rsid w:val="00685EB7"/>
    <w:rsid w:val="00686789"/>
    <w:rsid w:val="006873C2"/>
    <w:rsid w:val="00691C1B"/>
    <w:rsid w:val="00694D38"/>
    <w:rsid w:val="00695CB0"/>
    <w:rsid w:val="00697695"/>
    <w:rsid w:val="006A169C"/>
    <w:rsid w:val="006A244B"/>
    <w:rsid w:val="006A2B84"/>
    <w:rsid w:val="006A4087"/>
    <w:rsid w:val="006A7BAD"/>
    <w:rsid w:val="006B2D78"/>
    <w:rsid w:val="006B4637"/>
    <w:rsid w:val="006B6594"/>
    <w:rsid w:val="006C1605"/>
    <w:rsid w:val="006C3951"/>
    <w:rsid w:val="006C46BD"/>
    <w:rsid w:val="006C47C9"/>
    <w:rsid w:val="006C653B"/>
    <w:rsid w:val="006C68D3"/>
    <w:rsid w:val="006D1929"/>
    <w:rsid w:val="006E2852"/>
    <w:rsid w:val="006E695A"/>
    <w:rsid w:val="006E6F66"/>
    <w:rsid w:val="006E7BBA"/>
    <w:rsid w:val="006F2D6C"/>
    <w:rsid w:val="006F6D8A"/>
    <w:rsid w:val="006F6F12"/>
    <w:rsid w:val="00700E88"/>
    <w:rsid w:val="0070592C"/>
    <w:rsid w:val="00707710"/>
    <w:rsid w:val="00710D9B"/>
    <w:rsid w:val="007115C7"/>
    <w:rsid w:val="00711B3D"/>
    <w:rsid w:val="0071538D"/>
    <w:rsid w:val="00721E74"/>
    <w:rsid w:val="00727571"/>
    <w:rsid w:val="00727EDE"/>
    <w:rsid w:val="00730980"/>
    <w:rsid w:val="0074126C"/>
    <w:rsid w:val="0074519B"/>
    <w:rsid w:val="00752439"/>
    <w:rsid w:val="00752BC0"/>
    <w:rsid w:val="007576DE"/>
    <w:rsid w:val="00761ED1"/>
    <w:rsid w:val="007679F7"/>
    <w:rsid w:val="00771D40"/>
    <w:rsid w:val="007738A7"/>
    <w:rsid w:val="007800B8"/>
    <w:rsid w:val="00781712"/>
    <w:rsid w:val="0078726D"/>
    <w:rsid w:val="0079557A"/>
    <w:rsid w:val="00796C1B"/>
    <w:rsid w:val="007A2411"/>
    <w:rsid w:val="007A25C0"/>
    <w:rsid w:val="007A44DD"/>
    <w:rsid w:val="007B393F"/>
    <w:rsid w:val="007C2F51"/>
    <w:rsid w:val="007D526E"/>
    <w:rsid w:val="007E0312"/>
    <w:rsid w:val="007E0DD7"/>
    <w:rsid w:val="007E7EEC"/>
    <w:rsid w:val="007F3BB4"/>
    <w:rsid w:val="007F7B41"/>
    <w:rsid w:val="00803F53"/>
    <w:rsid w:val="00805ACB"/>
    <w:rsid w:val="00810C92"/>
    <w:rsid w:val="00815DDD"/>
    <w:rsid w:val="00820DAB"/>
    <w:rsid w:val="00823413"/>
    <w:rsid w:val="008249D4"/>
    <w:rsid w:val="00827CD0"/>
    <w:rsid w:val="00830758"/>
    <w:rsid w:val="008332BA"/>
    <w:rsid w:val="0083713D"/>
    <w:rsid w:val="00840D5B"/>
    <w:rsid w:val="008513D4"/>
    <w:rsid w:val="008529DC"/>
    <w:rsid w:val="00854898"/>
    <w:rsid w:val="00854A32"/>
    <w:rsid w:val="00855DEB"/>
    <w:rsid w:val="00863310"/>
    <w:rsid w:val="00863530"/>
    <w:rsid w:val="00873CDA"/>
    <w:rsid w:val="008841FC"/>
    <w:rsid w:val="00895F49"/>
    <w:rsid w:val="00896E36"/>
    <w:rsid w:val="008A2F2F"/>
    <w:rsid w:val="008A56C5"/>
    <w:rsid w:val="008A60A5"/>
    <w:rsid w:val="008A7948"/>
    <w:rsid w:val="008B4358"/>
    <w:rsid w:val="008B79BE"/>
    <w:rsid w:val="008C0396"/>
    <w:rsid w:val="008D2E2C"/>
    <w:rsid w:val="008D2E46"/>
    <w:rsid w:val="008D3AC4"/>
    <w:rsid w:val="008D7F91"/>
    <w:rsid w:val="008E5FED"/>
    <w:rsid w:val="008F0DAD"/>
    <w:rsid w:val="008F2658"/>
    <w:rsid w:val="008F27DF"/>
    <w:rsid w:val="008F2EAC"/>
    <w:rsid w:val="008F2F02"/>
    <w:rsid w:val="008F33F8"/>
    <w:rsid w:val="008F62A2"/>
    <w:rsid w:val="00902B8A"/>
    <w:rsid w:val="00902C89"/>
    <w:rsid w:val="009060EF"/>
    <w:rsid w:val="00911AC1"/>
    <w:rsid w:val="00911C92"/>
    <w:rsid w:val="0091478C"/>
    <w:rsid w:val="009158E1"/>
    <w:rsid w:val="009233C4"/>
    <w:rsid w:val="00923948"/>
    <w:rsid w:val="00923D48"/>
    <w:rsid w:val="00931543"/>
    <w:rsid w:val="009317B2"/>
    <w:rsid w:val="0093259A"/>
    <w:rsid w:val="00934260"/>
    <w:rsid w:val="00943402"/>
    <w:rsid w:val="0094644B"/>
    <w:rsid w:val="00946E7C"/>
    <w:rsid w:val="0094709B"/>
    <w:rsid w:val="0095150A"/>
    <w:rsid w:val="009533DE"/>
    <w:rsid w:val="0095673E"/>
    <w:rsid w:val="00957A66"/>
    <w:rsid w:val="00957D2F"/>
    <w:rsid w:val="00964A06"/>
    <w:rsid w:val="00966594"/>
    <w:rsid w:val="00967EE8"/>
    <w:rsid w:val="00970FAE"/>
    <w:rsid w:val="0097300F"/>
    <w:rsid w:val="00977D47"/>
    <w:rsid w:val="009827DF"/>
    <w:rsid w:val="0098358D"/>
    <w:rsid w:val="00985A34"/>
    <w:rsid w:val="0099116D"/>
    <w:rsid w:val="0099175A"/>
    <w:rsid w:val="009953D2"/>
    <w:rsid w:val="00997693"/>
    <w:rsid w:val="009A2139"/>
    <w:rsid w:val="009A7C54"/>
    <w:rsid w:val="009A7DCF"/>
    <w:rsid w:val="009B2EA3"/>
    <w:rsid w:val="009B418C"/>
    <w:rsid w:val="009C3EF2"/>
    <w:rsid w:val="009C45CF"/>
    <w:rsid w:val="009C6A82"/>
    <w:rsid w:val="009D1114"/>
    <w:rsid w:val="009D3FFC"/>
    <w:rsid w:val="009D538F"/>
    <w:rsid w:val="009D62C9"/>
    <w:rsid w:val="009D70EB"/>
    <w:rsid w:val="009D7932"/>
    <w:rsid w:val="009F3AF8"/>
    <w:rsid w:val="009F3E2D"/>
    <w:rsid w:val="009F6C5C"/>
    <w:rsid w:val="00A0232F"/>
    <w:rsid w:val="00A04D47"/>
    <w:rsid w:val="00A105A6"/>
    <w:rsid w:val="00A11641"/>
    <w:rsid w:val="00A124B7"/>
    <w:rsid w:val="00A164B5"/>
    <w:rsid w:val="00A22DD3"/>
    <w:rsid w:val="00A4537C"/>
    <w:rsid w:val="00A458E2"/>
    <w:rsid w:val="00A50494"/>
    <w:rsid w:val="00A56AAC"/>
    <w:rsid w:val="00A602F0"/>
    <w:rsid w:val="00A65241"/>
    <w:rsid w:val="00A70DBD"/>
    <w:rsid w:val="00A73C75"/>
    <w:rsid w:val="00A75704"/>
    <w:rsid w:val="00A82F3B"/>
    <w:rsid w:val="00A8321C"/>
    <w:rsid w:val="00A84B07"/>
    <w:rsid w:val="00A935D6"/>
    <w:rsid w:val="00A94DA1"/>
    <w:rsid w:val="00A97AD9"/>
    <w:rsid w:val="00AA103C"/>
    <w:rsid w:val="00AB24B9"/>
    <w:rsid w:val="00AB25FE"/>
    <w:rsid w:val="00AC4F85"/>
    <w:rsid w:val="00AC5AD2"/>
    <w:rsid w:val="00AC5BEB"/>
    <w:rsid w:val="00AD21AE"/>
    <w:rsid w:val="00AD3890"/>
    <w:rsid w:val="00AE5E00"/>
    <w:rsid w:val="00AE714D"/>
    <w:rsid w:val="00AE74C4"/>
    <w:rsid w:val="00AE758A"/>
    <w:rsid w:val="00AF040A"/>
    <w:rsid w:val="00AF4877"/>
    <w:rsid w:val="00AF4C8C"/>
    <w:rsid w:val="00AF692A"/>
    <w:rsid w:val="00B03268"/>
    <w:rsid w:val="00B0483F"/>
    <w:rsid w:val="00B10264"/>
    <w:rsid w:val="00B12B2F"/>
    <w:rsid w:val="00B14022"/>
    <w:rsid w:val="00B14198"/>
    <w:rsid w:val="00B2070E"/>
    <w:rsid w:val="00B260F8"/>
    <w:rsid w:val="00B311B8"/>
    <w:rsid w:val="00B329C7"/>
    <w:rsid w:val="00B32A9F"/>
    <w:rsid w:val="00B35E30"/>
    <w:rsid w:val="00B44987"/>
    <w:rsid w:val="00B47D2F"/>
    <w:rsid w:val="00B553C0"/>
    <w:rsid w:val="00B56122"/>
    <w:rsid w:val="00B571B3"/>
    <w:rsid w:val="00B5771F"/>
    <w:rsid w:val="00B60676"/>
    <w:rsid w:val="00B733B0"/>
    <w:rsid w:val="00B73F6D"/>
    <w:rsid w:val="00B74F64"/>
    <w:rsid w:val="00B7724B"/>
    <w:rsid w:val="00B839E3"/>
    <w:rsid w:val="00B90B16"/>
    <w:rsid w:val="00BA5947"/>
    <w:rsid w:val="00BB0896"/>
    <w:rsid w:val="00BB155A"/>
    <w:rsid w:val="00BB7490"/>
    <w:rsid w:val="00BE1982"/>
    <w:rsid w:val="00BE231E"/>
    <w:rsid w:val="00BE3C4C"/>
    <w:rsid w:val="00BF1D82"/>
    <w:rsid w:val="00BF28C6"/>
    <w:rsid w:val="00BF355A"/>
    <w:rsid w:val="00BF4E53"/>
    <w:rsid w:val="00C009B2"/>
    <w:rsid w:val="00C03312"/>
    <w:rsid w:val="00C038EF"/>
    <w:rsid w:val="00C05DE3"/>
    <w:rsid w:val="00C173EA"/>
    <w:rsid w:val="00C22702"/>
    <w:rsid w:val="00C22821"/>
    <w:rsid w:val="00C255AB"/>
    <w:rsid w:val="00C31097"/>
    <w:rsid w:val="00C44F9B"/>
    <w:rsid w:val="00C52926"/>
    <w:rsid w:val="00C5314B"/>
    <w:rsid w:val="00C552DF"/>
    <w:rsid w:val="00C57590"/>
    <w:rsid w:val="00C7383B"/>
    <w:rsid w:val="00C76B5A"/>
    <w:rsid w:val="00C7796D"/>
    <w:rsid w:val="00C808CC"/>
    <w:rsid w:val="00C81E2F"/>
    <w:rsid w:val="00C8313C"/>
    <w:rsid w:val="00C83C13"/>
    <w:rsid w:val="00C87956"/>
    <w:rsid w:val="00C92497"/>
    <w:rsid w:val="00C926E7"/>
    <w:rsid w:val="00C97002"/>
    <w:rsid w:val="00C97066"/>
    <w:rsid w:val="00CA730E"/>
    <w:rsid w:val="00CA7B13"/>
    <w:rsid w:val="00CB2D90"/>
    <w:rsid w:val="00CC1F9B"/>
    <w:rsid w:val="00CD3356"/>
    <w:rsid w:val="00CD6D06"/>
    <w:rsid w:val="00CE3BE7"/>
    <w:rsid w:val="00CF0E44"/>
    <w:rsid w:val="00CF759C"/>
    <w:rsid w:val="00D02312"/>
    <w:rsid w:val="00D035A0"/>
    <w:rsid w:val="00D038E3"/>
    <w:rsid w:val="00D10B66"/>
    <w:rsid w:val="00D12921"/>
    <w:rsid w:val="00D13037"/>
    <w:rsid w:val="00D144D5"/>
    <w:rsid w:val="00D166D6"/>
    <w:rsid w:val="00D207E0"/>
    <w:rsid w:val="00D20C1D"/>
    <w:rsid w:val="00D3400A"/>
    <w:rsid w:val="00D43188"/>
    <w:rsid w:val="00D442C8"/>
    <w:rsid w:val="00D44596"/>
    <w:rsid w:val="00D46FC2"/>
    <w:rsid w:val="00D5038E"/>
    <w:rsid w:val="00D50EED"/>
    <w:rsid w:val="00D5489D"/>
    <w:rsid w:val="00D55A21"/>
    <w:rsid w:val="00D63F3B"/>
    <w:rsid w:val="00D64CD4"/>
    <w:rsid w:val="00D65EB5"/>
    <w:rsid w:val="00D66BBA"/>
    <w:rsid w:val="00D7378F"/>
    <w:rsid w:val="00D73BB8"/>
    <w:rsid w:val="00D74BFA"/>
    <w:rsid w:val="00D75062"/>
    <w:rsid w:val="00D76769"/>
    <w:rsid w:val="00D7723F"/>
    <w:rsid w:val="00D77AA5"/>
    <w:rsid w:val="00D85BED"/>
    <w:rsid w:val="00D93030"/>
    <w:rsid w:val="00D96E0B"/>
    <w:rsid w:val="00DA32EE"/>
    <w:rsid w:val="00DB2859"/>
    <w:rsid w:val="00DB6953"/>
    <w:rsid w:val="00DB7059"/>
    <w:rsid w:val="00DC54AC"/>
    <w:rsid w:val="00DC78A2"/>
    <w:rsid w:val="00DD0D90"/>
    <w:rsid w:val="00DE1334"/>
    <w:rsid w:val="00DE31BE"/>
    <w:rsid w:val="00DE79C5"/>
    <w:rsid w:val="00DF3021"/>
    <w:rsid w:val="00E01479"/>
    <w:rsid w:val="00E02EE4"/>
    <w:rsid w:val="00E02F9A"/>
    <w:rsid w:val="00E06C56"/>
    <w:rsid w:val="00E07C5C"/>
    <w:rsid w:val="00E15226"/>
    <w:rsid w:val="00E15432"/>
    <w:rsid w:val="00E15F57"/>
    <w:rsid w:val="00E1786D"/>
    <w:rsid w:val="00E2245C"/>
    <w:rsid w:val="00E236C8"/>
    <w:rsid w:val="00E24B52"/>
    <w:rsid w:val="00E27E26"/>
    <w:rsid w:val="00E34693"/>
    <w:rsid w:val="00E37D5E"/>
    <w:rsid w:val="00E402BC"/>
    <w:rsid w:val="00E45976"/>
    <w:rsid w:val="00E5145A"/>
    <w:rsid w:val="00E52EBC"/>
    <w:rsid w:val="00E5484C"/>
    <w:rsid w:val="00E61DB2"/>
    <w:rsid w:val="00E659C4"/>
    <w:rsid w:val="00E74E50"/>
    <w:rsid w:val="00E76FE0"/>
    <w:rsid w:val="00E81010"/>
    <w:rsid w:val="00E84E7E"/>
    <w:rsid w:val="00E85153"/>
    <w:rsid w:val="00E8616E"/>
    <w:rsid w:val="00EB24EF"/>
    <w:rsid w:val="00EC0F39"/>
    <w:rsid w:val="00EC75BB"/>
    <w:rsid w:val="00ED0211"/>
    <w:rsid w:val="00ED1008"/>
    <w:rsid w:val="00EE1ADB"/>
    <w:rsid w:val="00EE711A"/>
    <w:rsid w:val="00EF0C3C"/>
    <w:rsid w:val="00EF139F"/>
    <w:rsid w:val="00EF212E"/>
    <w:rsid w:val="00EF21D4"/>
    <w:rsid w:val="00EF5433"/>
    <w:rsid w:val="00EF6589"/>
    <w:rsid w:val="00EF7AB1"/>
    <w:rsid w:val="00F01015"/>
    <w:rsid w:val="00F043A0"/>
    <w:rsid w:val="00F07B71"/>
    <w:rsid w:val="00F165ED"/>
    <w:rsid w:val="00F1772B"/>
    <w:rsid w:val="00F20432"/>
    <w:rsid w:val="00F21D00"/>
    <w:rsid w:val="00F2602E"/>
    <w:rsid w:val="00F26D66"/>
    <w:rsid w:val="00F30094"/>
    <w:rsid w:val="00F3082B"/>
    <w:rsid w:val="00F34C74"/>
    <w:rsid w:val="00F41400"/>
    <w:rsid w:val="00F4196E"/>
    <w:rsid w:val="00F426E7"/>
    <w:rsid w:val="00F46A0E"/>
    <w:rsid w:val="00F5116C"/>
    <w:rsid w:val="00F539AF"/>
    <w:rsid w:val="00F54A6C"/>
    <w:rsid w:val="00F64116"/>
    <w:rsid w:val="00F67B7D"/>
    <w:rsid w:val="00F72E02"/>
    <w:rsid w:val="00F736D8"/>
    <w:rsid w:val="00F75B7F"/>
    <w:rsid w:val="00F832E3"/>
    <w:rsid w:val="00F85020"/>
    <w:rsid w:val="00F857BF"/>
    <w:rsid w:val="00F94087"/>
    <w:rsid w:val="00F95512"/>
    <w:rsid w:val="00F96B44"/>
    <w:rsid w:val="00FA66AC"/>
    <w:rsid w:val="00FB5C56"/>
    <w:rsid w:val="00FC3E3B"/>
    <w:rsid w:val="00FC71A7"/>
    <w:rsid w:val="00FD41C4"/>
    <w:rsid w:val="00FD55F1"/>
    <w:rsid w:val="00FD5E3E"/>
    <w:rsid w:val="00FD6D86"/>
    <w:rsid w:val="00FE66D7"/>
    <w:rsid w:val="00FF3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52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66D6"/>
    <w:pPr>
      <w:widowControl w:val="0"/>
      <w:jc w:val="both"/>
    </w:pPr>
  </w:style>
  <w:style w:type="paragraph" w:styleId="1">
    <w:name w:val="heading 1"/>
    <w:basedOn w:val="a"/>
    <w:next w:val="a"/>
    <w:link w:val="10"/>
    <w:uiPriority w:val="9"/>
    <w:qFormat/>
    <w:rsid w:val="00AC5AD2"/>
    <w:pPr>
      <w:keepNext/>
      <w:keepLines/>
      <w:spacing w:before="120" w:after="120" w:line="578" w:lineRule="auto"/>
      <w:jc w:val="center"/>
      <w:outlineLvl w:val="0"/>
    </w:pPr>
    <w:rPr>
      <w:rFonts w:ascii="黑体" w:eastAsia="黑体" w:hAnsi="黑体"/>
      <w:bCs/>
      <w:kern w:val="44"/>
      <w:sz w:val="32"/>
      <w:szCs w:val="32"/>
    </w:rPr>
  </w:style>
  <w:style w:type="paragraph" w:styleId="2">
    <w:name w:val="heading 2"/>
    <w:aliases w:val="节标题"/>
    <w:next w:val="a"/>
    <w:link w:val="20"/>
    <w:unhideWhenUsed/>
    <w:qFormat/>
    <w:rsid w:val="004D6C03"/>
    <w:pPr>
      <w:spacing w:beforeLines="50" w:before="156" w:afterLines="50" w:after="156"/>
      <w:outlineLvl w:val="1"/>
    </w:pPr>
    <w:rPr>
      <w:rFonts w:ascii="黑体" w:eastAsia="黑体" w:hAnsi="黑体"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890"/>
    <w:pPr>
      <w:ind w:firstLineChars="200" w:firstLine="420"/>
    </w:pPr>
  </w:style>
  <w:style w:type="table" w:styleId="a4">
    <w:name w:val="Table Grid"/>
    <w:basedOn w:val="a1"/>
    <w:uiPriority w:val="39"/>
    <w:rsid w:val="00A56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7004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70045"/>
    <w:rPr>
      <w:sz w:val="18"/>
      <w:szCs w:val="18"/>
    </w:rPr>
  </w:style>
  <w:style w:type="paragraph" w:styleId="a7">
    <w:name w:val="footer"/>
    <w:basedOn w:val="a"/>
    <w:link w:val="a8"/>
    <w:uiPriority w:val="99"/>
    <w:unhideWhenUsed/>
    <w:rsid w:val="00170045"/>
    <w:pPr>
      <w:tabs>
        <w:tab w:val="center" w:pos="4153"/>
        <w:tab w:val="right" w:pos="8306"/>
      </w:tabs>
      <w:snapToGrid w:val="0"/>
      <w:jc w:val="left"/>
    </w:pPr>
    <w:rPr>
      <w:sz w:val="18"/>
      <w:szCs w:val="18"/>
    </w:rPr>
  </w:style>
  <w:style w:type="character" w:customStyle="1" w:styleId="a8">
    <w:name w:val="页脚 字符"/>
    <w:basedOn w:val="a0"/>
    <w:link w:val="a7"/>
    <w:uiPriority w:val="99"/>
    <w:rsid w:val="00170045"/>
    <w:rPr>
      <w:sz w:val="18"/>
      <w:szCs w:val="18"/>
    </w:rPr>
  </w:style>
  <w:style w:type="character" w:styleId="a9">
    <w:name w:val="page number"/>
    <w:basedOn w:val="a0"/>
    <w:uiPriority w:val="99"/>
    <w:semiHidden/>
    <w:unhideWhenUsed/>
    <w:rsid w:val="003A7F70"/>
  </w:style>
  <w:style w:type="character" w:customStyle="1" w:styleId="20">
    <w:name w:val="标题 2 字符"/>
    <w:aliases w:val="节标题 字符"/>
    <w:basedOn w:val="a0"/>
    <w:link w:val="2"/>
    <w:rsid w:val="004D6C03"/>
    <w:rPr>
      <w:rFonts w:ascii="黑体" w:eastAsia="黑体" w:hAnsi="黑体" w:cs="Times New Roman"/>
      <w:bCs/>
      <w:sz w:val="28"/>
      <w:szCs w:val="28"/>
    </w:rPr>
  </w:style>
  <w:style w:type="character" w:customStyle="1" w:styleId="10">
    <w:name w:val="标题 1 字符"/>
    <w:basedOn w:val="a0"/>
    <w:link w:val="1"/>
    <w:uiPriority w:val="9"/>
    <w:rsid w:val="00AC5AD2"/>
    <w:rPr>
      <w:rFonts w:ascii="黑体" w:eastAsia="黑体" w:hAnsi="黑体"/>
      <w:bCs/>
      <w:kern w:val="44"/>
      <w:sz w:val="32"/>
      <w:szCs w:val="32"/>
    </w:rPr>
  </w:style>
  <w:style w:type="character" w:styleId="aa">
    <w:name w:val="Strong"/>
    <w:basedOn w:val="a0"/>
    <w:uiPriority w:val="22"/>
    <w:qFormat/>
    <w:rsid w:val="00165117"/>
    <w:rPr>
      <w:b/>
      <w:bCs/>
    </w:rPr>
  </w:style>
  <w:style w:type="character" w:styleId="ab">
    <w:name w:val="annotation reference"/>
    <w:basedOn w:val="a0"/>
    <w:uiPriority w:val="99"/>
    <w:semiHidden/>
    <w:unhideWhenUsed/>
    <w:rsid w:val="00165117"/>
    <w:rPr>
      <w:sz w:val="21"/>
      <w:szCs w:val="21"/>
    </w:rPr>
  </w:style>
  <w:style w:type="paragraph" w:styleId="ac">
    <w:name w:val="annotation text"/>
    <w:basedOn w:val="a"/>
    <w:link w:val="ad"/>
    <w:uiPriority w:val="99"/>
    <w:semiHidden/>
    <w:unhideWhenUsed/>
    <w:rsid w:val="00165117"/>
    <w:pPr>
      <w:jc w:val="left"/>
    </w:pPr>
    <w:rPr>
      <w:sz w:val="21"/>
      <w:szCs w:val="22"/>
    </w:rPr>
  </w:style>
  <w:style w:type="character" w:customStyle="1" w:styleId="ad">
    <w:name w:val="批注文字 字符"/>
    <w:basedOn w:val="a0"/>
    <w:link w:val="ac"/>
    <w:uiPriority w:val="99"/>
    <w:semiHidden/>
    <w:rsid w:val="00165117"/>
    <w:rPr>
      <w:sz w:val="21"/>
      <w:szCs w:val="22"/>
    </w:rPr>
  </w:style>
  <w:style w:type="paragraph" w:styleId="ae">
    <w:name w:val="Balloon Text"/>
    <w:basedOn w:val="a"/>
    <w:link w:val="af"/>
    <w:uiPriority w:val="99"/>
    <w:semiHidden/>
    <w:unhideWhenUsed/>
    <w:rsid w:val="00165117"/>
    <w:rPr>
      <w:rFonts w:ascii="宋体" w:eastAsia="宋体"/>
      <w:sz w:val="18"/>
      <w:szCs w:val="18"/>
    </w:rPr>
  </w:style>
  <w:style w:type="character" w:customStyle="1" w:styleId="af">
    <w:name w:val="批注框文本 字符"/>
    <w:basedOn w:val="a0"/>
    <w:link w:val="ae"/>
    <w:uiPriority w:val="99"/>
    <w:semiHidden/>
    <w:rsid w:val="00165117"/>
    <w:rPr>
      <w:rFonts w:ascii="宋体" w:eastAsia="宋体"/>
      <w:sz w:val="18"/>
      <w:szCs w:val="18"/>
    </w:rPr>
  </w:style>
  <w:style w:type="paragraph" w:styleId="11">
    <w:name w:val="toc 1"/>
    <w:basedOn w:val="a"/>
    <w:next w:val="a"/>
    <w:autoRedefine/>
    <w:uiPriority w:val="39"/>
    <w:unhideWhenUsed/>
    <w:rsid w:val="005D3558"/>
    <w:pPr>
      <w:spacing w:before="120"/>
      <w:jc w:val="left"/>
    </w:pPr>
    <w:rPr>
      <w:rFonts w:eastAsiaTheme="minorHAnsi"/>
      <w:b/>
      <w:bCs/>
      <w:caps/>
      <w:sz w:val="22"/>
      <w:szCs w:val="22"/>
    </w:rPr>
  </w:style>
  <w:style w:type="paragraph" w:styleId="21">
    <w:name w:val="toc 2"/>
    <w:basedOn w:val="a"/>
    <w:next w:val="a"/>
    <w:autoRedefine/>
    <w:uiPriority w:val="39"/>
    <w:unhideWhenUsed/>
    <w:rsid w:val="005D3558"/>
    <w:pPr>
      <w:ind w:left="240"/>
      <w:jc w:val="left"/>
    </w:pPr>
    <w:rPr>
      <w:rFonts w:eastAsiaTheme="minorHAnsi"/>
      <w:smallCaps/>
      <w:sz w:val="22"/>
      <w:szCs w:val="22"/>
    </w:rPr>
  </w:style>
  <w:style w:type="paragraph" w:styleId="3">
    <w:name w:val="toc 3"/>
    <w:basedOn w:val="a"/>
    <w:next w:val="a"/>
    <w:autoRedefine/>
    <w:uiPriority w:val="39"/>
    <w:unhideWhenUsed/>
    <w:rsid w:val="005D3558"/>
    <w:pPr>
      <w:ind w:left="480"/>
      <w:jc w:val="left"/>
    </w:pPr>
    <w:rPr>
      <w:rFonts w:eastAsiaTheme="minorHAnsi"/>
      <w:i/>
      <w:iCs/>
      <w:sz w:val="22"/>
      <w:szCs w:val="22"/>
    </w:rPr>
  </w:style>
  <w:style w:type="paragraph" w:styleId="4">
    <w:name w:val="toc 4"/>
    <w:basedOn w:val="a"/>
    <w:next w:val="a"/>
    <w:autoRedefine/>
    <w:uiPriority w:val="39"/>
    <w:unhideWhenUsed/>
    <w:rsid w:val="005D3558"/>
    <w:pPr>
      <w:ind w:left="720"/>
      <w:jc w:val="left"/>
    </w:pPr>
    <w:rPr>
      <w:rFonts w:eastAsiaTheme="minorHAnsi"/>
      <w:sz w:val="18"/>
      <w:szCs w:val="18"/>
    </w:rPr>
  </w:style>
  <w:style w:type="paragraph" w:styleId="5">
    <w:name w:val="toc 5"/>
    <w:basedOn w:val="a"/>
    <w:next w:val="a"/>
    <w:autoRedefine/>
    <w:uiPriority w:val="39"/>
    <w:unhideWhenUsed/>
    <w:rsid w:val="005D3558"/>
    <w:pPr>
      <w:ind w:left="960"/>
      <w:jc w:val="left"/>
    </w:pPr>
    <w:rPr>
      <w:rFonts w:eastAsiaTheme="minorHAnsi"/>
      <w:sz w:val="18"/>
      <w:szCs w:val="18"/>
    </w:rPr>
  </w:style>
  <w:style w:type="paragraph" w:styleId="6">
    <w:name w:val="toc 6"/>
    <w:basedOn w:val="a"/>
    <w:next w:val="a"/>
    <w:autoRedefine/>
    <w:uiPriority w:val="39"/>
    <w:unhideWhenUsed/>
    <w:rsid w:val="005D3558"/>
    <w:pPr>
      <w:ind w:left="1200"/>
      <w:jc w:val="left"/>
    </w:pPr>
    <w:rPr>
      <w:rFonts w:eastAsiaTheme="minorHAnsi"/>
      <w:sz w:val="18"/>
      <w:szCs w:val="18"/>
    </w:rPr>
  </w:style>
  <w:style w:type="paragraph" w:styleId="7">
    <w:name w:val="toc 7"/>
    <w:basedOn w:val="a"/>
    <w:next w:val="a"/>
    <w:autoRedefine/>
    <w:uiPriority w:val="39"/>
    <w:unhideWhenUsed/>
    <w:rsid w:val="005D3558"/>
    <w:pPr>
      <w:ind w:left="1440"/>
      <w:jc w:val="left"/>
    </w:pPr>
    <w:rPr>
      <w:rFonts w:eastAsiaTheme="minorHAnsi"/>
      <w:sz w:val="18"/>
      <w:szCs w:val="18"/>
    </w:rPr>
  </w:style>
  <w:style w:type="paragraph" w:styleId="8">
    <w:name w:val="toc 8"/>
    <w:basedOn w:val="a"/>
    <w:next w:val="a"/>
    <w:autoRedefine/>
    <w:uiPriority w:val="39"/>
    <w:unhideWhenUsed/>
    <w:rsid w:val="005D3558"/>
    <w:pPr>
      <w:ind w:left="1680"/>
      <w:jc w:val="left"/>
    </w:pPr>
    <w:rPr>
      <w:rFonts w:eastAsiaTheme="minorHAnsi"/>
      <w:sz w:val="18"/>
      <w:szCs w:val="18"/>
    </w:rPr>
  </w:style>
  <w:style w:type="paragraph" w:styleId="9">
    <w:name w:val="toc 9"/>
    <w:basedOn w:val="a"/>
    <w:next w:val="a"/>
    <w:autoRedefine/>
    <w:uiPriority w:val="39"/>
    <w:unhideWhenUsed/>
    <w:rsid w:val="005D3558"/>
    <w:pPr>
      <w:ind w:left="1920"/>
      <w:jc w:val="left"/>
    </w:pPr>
    <w:rPr>
      <w:rFonts w:eastAsiaTheme="minorHAnsi"/>
      <w:sz w:val="18"/>
      <w:szCs w:val="18"/>
    </w:rPr>
  </w:style>
  <w:style w:type="paragraph" w:customStyle="1" w:styleId="me">
    <w:name w:val="小标题_me"/>
    <w:basedOn w:val="a"/>
    <w:qFormat/>
    <w:rsid w:val="00FF33B9"/>
    <w:pPr>
      <w:widowControl/>
      <w:spacing w:beforeLines="50" w:before="156" w:afterLines="50" w:after="156"/>
      <w:jc w:val="left"/>
      <w:outlineLvl w:val="2"/>
    </w:pPr>
    <w:rPr>
      <w:rFonts w:ascii="Times New Roman" w:eastAsia="黑体" w:hAnsi="Times New Roman" w:cs="Times New Roman"/>
      <w:szCs w:val="22"/>
    </w:rPr>
  </w:style>
  <w:style w:type="paragraph" w:styleId="af0">
    <w:name w:val="Title"/>
    <w:basedOn w:val="a"/>
    <w:next w:val="a"/>
    <w:link w:val="af1"/>
    <w:uiPriority w:val="10"/>
    <w:qFormat/>
    <w:rsid w:val="00AC5AD2"/>
    <w:pPr>
      <w:spacing w:before="240" w:after="60"/>
      <w:jc w:val="center"/>
      <w:outlineLvl w:val="0"/>
    </w:pPr>
    <w:rPr>
      <w:rFonts w:asciiTheme="majorHAnsi" w:eastAsia="宋体" w:hAnsiTheme="majorHAnsi" w:cstheme="majorBidi"/>
      <w:b/>
      <w:bCs/>
      <w:sz w:val="32"/>
      <w:szCs w:val="32"/>
    </w:rPr>
  </w:style>
  <w:style w:type="character" w:customStyle="1" w:styleId="af1">
    <w:name w:val="标题 字符"/>
    <w:basedOn w:val="a0"/>
    <w:link w:val="af0"/>
    <w:uiPriority w:val="10"/>
    <w:rsid w:val="00AC5AD2"/>
    <w:rPr>
      <w:rFonts w:asciiTheme="majorHAnsi" w:eastAsia="宋体" w:hAnsiTheme="majorHAnsi" w:cstheme="majorBidi"/>
      <w:b/>
      <w:bCs/>
      <w:sz w:val="32"/>
      <w:szCs w:val="32"/>
    </w:rPr>
  </w:style>
  <w:style w:type="paragraph" w:styleId="af2">
    <w:name w:val="annotation subject"/>
    <w:basedOn w:val="ac"/>
    <w:next w:val="ac"/>
    <w:link w:val="af3"/>
    <w:uiPriority w:val="99"/>
    <w:semiHidden/>
    <w:unhideWhenUsed/>
    <w:rsid w:val="000429F8"/>
    <w:rPr>
      <w:b/>
      <w:bCs/>
      <w:sz w:val="24"/>
      <w:szCs w:val="24"/>
    </w:rPr>
  </w:style>
  <w:style w:type="character" w:customStyle="1" w:styleId="af3">
    <w:name w:val="批注主题 字符"/>
    <w:basedOn w:val="ad"/>
    <w:link w:val="af2"/>
    <w:uiPriority w:val="99"/>
    <w:semiHidden/>
    <w:rsid w:val="000429F8"/>
    <w:rPr>
      <w:b/>
      <w:bCs/>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263720">
      <w:bodyDiv w:val="1"/>
      <w:marLeft w:val="0"/>
      <w:marRight w:val="0"/>
      <w:marTop w:val="0"/>
      <w:marBottom w:val="0"/>
      <w:divBdr>
        <w:top w:val="none" w:sz="0" w:space="0" w:color="auto"/>
        <w:left w:val="none" w:sz="0" w:space="0" w:color="auto"/>
        <w:bottom w:val="none" w:sz="0" w:space="0" w:color="auto"/>
        <w:right w:val="none" w:sz="0" w:space="0" w:color="auto"/>
      </w:divBdr>
      <w:divsChild>
        <w:div w:id="687829722">
          <w:marLeft w:val="0"/>
          <w:marRight w:val="0"/>
          <w:marTop w:val="0"/>
          <w:marBottom w:val="0"/>
          <w:divBdr>
            <w:top w:val="none" w:sz="0" w:space="0" w:color="auto"/>
            <w:left w:val="none" w:sz="0" w:space="0" w:color="auto"/>
            <w:bottom w:val="none" w:sz="0" w:space="0" w:color="auto"/>
            <w:right w:val="none" w:sz="0" w:space="0" w:color="auto"/>
          </w:divBdr>
          <w:divsChild>
            <w:div w:id="1345087713">
              <w:marLeft w:val="0"/>
              <w:marRight w:val="0"/>
              <w:marTop w:val="300"/>
              <w:marBottom w:val="0"/>
              <w:divBdr>
                <w:top w:val="none" w:sz="0" w:space="0" w:color="auto"/>
                <w:left w:val="none" w:sz="0" w:space="0" w:color="auto"/>
                <w:bottom w:val="none" w:sz="0" w:space="0" w:color="auto"/>
                <w:right w:val="none" w:sz="0" w:space="0" w:color="auto"/>
              </w:divBdr>
              <w:divsChild>
                <w:div w:id="1220824975">
                  <w:marLeft w:val="0"/>
                  <w:marRight w:val="0"/>
                  <w:marTop w:val="0"/>
                  <w:marBottom w:val="0"/>
                  <w:divBdr>
                    <w:top w:val="single" w:sz="6" w:space="0" w:color="E5E5E5"/>
                    <w:left w:val="single" w:sz="6" w:space="0" w:color="E5E5E5"/>
                    <w:bottom w:val="single" w:sz="6" w:space="0" w:color="E5E5E5"/>
                    <w:right w:val="single" w:sz="6" w:space="0" w:color="E5E5E5"/>
                  </w:divBdr>
                  <w:divsChild>
                    <w:div w:id="1784030616">
                      <w:marLeft w:val="0"/>
                      <w:marRight w:val="0"/>
                      <w:marTop w:val="0"/>
                      <w:marBottom w:val="0"/>
                      <w:divBdr>
                        <w:top w:val="none" w:sz="0" w:space="0" w:color="auto"/>
                        <w:left w:val="none" w:sz="0" w:space="0" w:color="auto"/>
                        <w:bottom w:val="none" w:sz="0" w:space="0" w:color="auto"/>
                        <w:right w:val="none" w:sz="0" w:space="0" w:color="auto"/>
                      </w:divBdr>
                      <w:divsChild>
                        <w:div w:id="497306428">
                          <w:marLeft w:val="0"/>
                          <w:marRight w:val="0"/>
                          <w:marTop w:val="0"/>
                          <w:marBottom w:val="225"/>
                          <w:divBdr>
                            <w:top w:val="none" w:sz="0" w:space="0" w:color="auto"/>
                            <w:left w:val="none" w:sz="0" w:space="0" w:color="auto"/>
                            <w:bottom w:val="none" w:sz="0" w:space="0" w:color="auto"/>
                            <w:right w:val="none" w:sz="0" w:space="0" w:color="auto"/>
                          </w:divBdr>
                        </w:div>
                        <w:div w:id="1586114329">
                          <w:marLeft w:val="0"/>
                          <w:marRight w:val="0"/>
                          <w:marTop w:val="0"/>
                          <w:marBottom w:val="225"/>
                          <w:divBdr>
                            <w:top w:val="none" w:sz="0" w:space="0" w:color="auto"/>
                            <w:left w:val="none" w:sz="0" w:space="0" w:color="auto"/>
                            <w:bottom w:val="none" w:sz="0" w:space="0" w:color="auto"/>
                            <w:right w:val="none" w:sz="0" w:space="0" w:color="auto"/>
                          </w:divBdr>
                        </w:div>
                        <w:div w:id="2060855902">
                          <w:marLeft w:val="0"/>
                          <w:marRight w:val="0"/>
                          <w:marTop w:val="0"/>
                          <w:marBottom w:val="225"/>
                          <w:divBdr>
                            <w:top w:val="none" w:sz="0" w:space="0" w:color="auto"/>
                            <w:left w:val="none" w:sz="0" w:space="0" w:color="auto"/>
                            <w:bottom w:val="none" w:sz="0" w:space="0" w:color="auto"/>
                            <w:right w:val="none" w:sz="0" w:space="0" w:color="auto"/>
                          </w:divBdr>
                        </w:div>
                        <w:div w:id="1843155550">
                          <w:marLeft w:val="0"/>
                          <w:marRight w:val="0"/>
                          <w:marTop w:val="0"/>
                          <w:marBottom w:val="225"/>
                          <w:divBdr>
                            <w:top w:val="none" w:sz="0" w:space="0" w:color="auto"/>
                            <w:left w:val="none" w:sz="0" w:space="0" w:color="auto"/>
                            <w:bottom w:val="none" w:sz="0" w:space="0" w:color="auto"/>
                            <w:right w:val="none" w:sz="0" w:space="0" w:color="auto"/>
                          </w:divBdr>
                        </w:div>
                        <w:div w:id="1951738745">
                          <w:marLeft w:val="0"/>
                          <w:marRight w:val="0"/>
                          <w:marTop w:val="0"/>
                          <w:marBottom w:val="225"/>
                          <w:divBdr>
                            <w:top w:val="none" w:sz="0" w:space="0" w:color="auto"/>
                            <w:left w:val="none" w:sz="0" w:space="0" w:color="auto"/>
                            <w:bottom w:val="none" w:sz="0" w:space="0" w:color="auto"/>
                            <w:right w:val="none" w:sz="0" w:space="0" w:color="auto"/>
                          </w:divBdr>
                        </w:div>
                        <w:div w:id="1397901036">
                          <w:marLeft w:val="0"/>
                          <w:marRight w:val="0"/>
                          <w:marTop w:val="0"/>
                          <w:marBottom w:val="225"/>
                          <w:divBdr>
                            <w:top w:val="none" w:sz="0" w:space="0" w:color="auto"/>
                            <w:left w:val="none" w:sz="0" w:space="0" w:color="auto"/>
                            <w:bottom w:val="none" w:sz="0" w:space="0" w:color="auto"/>
                            <w:right w:val="none" w:sz="0" w:space="0" w:color="auto"/>
                          </w:divBdr>
                        </w:div>
                        <w:div w:id="1768379280">
                          <w:marLeft w:val="0"/>
                          <w:marRight w:val="0"/>
                          <w:marTop w:val="0"/>
                          <w:marBottom w:val="225"/>
                          <w:divBdr>
                            <w:top w:val="none" w:sz="0" w:space="0" w:color="auto"/>
                            <w:left w:val="none" w:sz="0" w:space="0" w:color="auto"/>
                            <w:bottom w:val="none" w:sz="0" w:space="0" w:color="auto"/>
                            <w:right w:val="none" w:sz="0" w:space="0" w:color="auto"/>
                          </w:divBdr>
                        </w:div>
                        <w:div w:id="1334383393">
                          <w:marLeft w:val="0"/>
                          <w:marRight w:val="0"/>
                          <w:marTop w:val="0"/>
                          <w:marBottom w:val="225"/>
                          <w:divBdr>
                            <w:top w:val="none" w:sz="0" w:space="0" w:color="auto"/>
                            <w:left w:val="none" w:sz="0" w:space="0" w:color="auto"/>
                            <w:bottom w:val="none" w:sz="0" w:space="0" w:color="auto"/>
                            <w:right w:val="none" w:sz="0" w:space="0" w:color="auto"/>
                          </w:divBdr>
                        </w:div>
                        <w:div w:id="1878807816">
                          <w:marLeft w:val="0"/>
                          <w:marRight w:val="0"/>
                          <w:marTop w:val="0"/>
                          <w:marBottom w:val="225"/>
                          <w:divBdr>
                            <w:top w:val="none" w:sz="0" w:space="0" w:color="auto"/>
                            <w:left w:val="none" w:sz="0" w:space="0" w:color="auto"/>
                            <w:bottom w:val="none" w:sz="0" w:space="0" w:color="auto"/>
                            <w:right w:val="none" w:sz="0" w:space="0" w:color="auto"/>
                          </w:divBdr>
                        </w:div>
                        <w:div w:id="1014187131">
                          <w:marLeft w:val="0"/>
                          <w:marRight w:val="0"/>
                          <w:marTop w:val="0"/>
                          <w:marBottom w:val="225"/>
                          <w:divBdr>
                            <w:top w:val="none" w:sz="0" w:space="0" w:color="auto"/>
                            <w:left w:val="none" w:sz="0" w:space="0" w:color="auto"/>
                            <w:bottom w:val="none" w:sz="0" w:space="0" w:color="auto"/>
                            <w:right w:val="none" w:sz="0" w:space="0" w:color="auto"/>
                          </w:divBdr>
                        </w:div>
                        <w:div w:id="10427540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43284814">
      <w:bodyDiv w:val="1"/>
      <w:marLeft w:val="0"/>
      <w:marRight w:val="0"/>
      <w:marTop w:val="0"/>
      <w:marBottom w:val="0"/>
      <w:divBdr>
        <w:top w:val="none" w:sz="0" w:space="0" w:color="auto"/>
        <w:left w:val="none" w:sz="0" w:space="0" w:color="auto"/>
        <w:bottom w:val="none" w:sz="0" w:space="0" w:color="auto"/>
        <w:right w:val="none" w:sz="0" w:space="0" w:color="auto"/>
      </w:divBdr>
    </w:div>
    <w:div w:id="1620532305">
      <w:bodyDiv w:val="1"/>
      <w:marLeft w:val="0"/>
      <w:marRight w:val="0"/>
      <w:marTop w:val="0"/>
      <w:marBottom w:val="0"/>
      <w:divBdr>
        <w:top w:val="none" w:sz="0" w:space="0" w:color="auto"/>
        <w:left w:val="none" w:sz="0" w:space="0" w:color="auto"/>
        <w:bottom w:val="none" w:sz="0" w:space="0" w:color="auto"/>
        <w:right w:val="none" w:sz="0" w:space="0" w:color="auto"/>
      </w:divBdr>
    </w:div>
    <w:div w:id="1667202699">
      <w:bodyDiv w:val="1"/>
      <w:marLeft w:val="0"/>
      <w:marRight w:val="0"/>
      <w:marTop w:val="0"/>
      <w:marBottom w:val="0"/>
      <w:divBdr>
        <w:top w:val="none" w:sz="0" w:space="0" w:color="auto"/>
        <w:left w:val="none" w:sz="0" w:space="0" w:color="auto"/>
        <w:bottom w:val="none" w:sz="0" w:space="0" w:color="auto"/>
        <w:right w:val="none" w:sz="0" w:space="0" w:color="auto"/>
      </w:divBdr>
      <w:divsChild>
        <w:div w:id="894199144">
          <w:marLeft w:val="0"/>
          <w:marRight w:val="0"/>
          <w:marTop w:val="0"/>
          <w:marBottom w:val="0"/>
          <w:divBdr>
            <w:top w:val="none" w:sz="0" w:space="0" w:color="auto"/>
            <w:left w:val="none" w:sz="0" w:space="0" w:color="auto"/>
            <w:bottom w:val="none" w:sz="0" w:space="0" w:color="auto"/>
            <w:right w:val="none" w:sz="0" w:space="0" w:color="auto"/>
          </w:divBdr>
          <w:divsChild>
            <w:div w:id="910772127">
              <w:marLeft w:val="0"/>
              <w:marRight w:val="0"/>
              <w:marTop w:val="300"/>
              <w:marBottom w:val="0"/>
              <w:divBdr>
                <w:top w:val="none" w:sz="0" w:space="0" w:color="auto"/>
                <w:left w:val="none" w:sz="0" w:space="0" w:color="auto"/>
                <w:bottom w:val="none" w:sz="0" w:space="0" w:color="auto"/>
                <w:right w:val="none" w:sz="0" w:space="0" w:color="auto"/>
              </w:divBdr>
              <w:divsChild>
                <w:div w:id="1589532633">
                  <w:marLeft w:val="0"/>
                  <w:marRight w:val="0"/>
                  <w:marTop w:val="0"/>
                  <w:marBottom w:val="0"/>
                  <w:divBdr>
                    <w:top w:val="single" w:sz="6" w:space="0" w:color="E5E5E5"/>
                    <w:left w:val="single" w:sz="6" w:space="0" w:color="E5E5E5"/>
                    <w:bottom w:val="single" w:sz="6" w:space="0" w:color="E5E5E5"/>
                    <w:right w:val="single" w:sz="6" w:space="0" w:color="E5E5E5"/>
                  </w:divBdr>
                  <w:divsChild>
                    <w:div w:id="1775977299">
                      <w:marLeft w:val="0"/>
                      <w:marRight w:val="0"/>
                      <w:marTop w:val="0"/>
                      <w:marBottom w:val="0"/>
                      <w:divBdr>
                        <w:top w:val="none" w:sz="0" w:space="0" w:color="auto"/>
                        <w:left w:val="none" w:sz="0" w:space="0" w:color="auto"/>
                        <w:bottom w:val="none" w:sz="0" w:space="0" w:color="auto"/>
                        <w:right w:val="none" w:sz="0" w:space="0" w:color="auto"/>
                      </w:divBdr>
                      <w:divsChild>
                        <w:div w:id="315454145">
                          <w:marLeft w:val="0"/>
                          <w:marRight w:val="0"/>
                          <w:marTop w:val="0"/>
                          <w:marBottom w:val="225"/>
                          <w:divBdr>
                            <w:top w:val="none" w:sz="0" w:space="0" w:color="auto"/>
                            <w:left w:val="none" w:sz="0" w:space="0" w:color="auto"/>
                            <w:bottom w:val="none" w:sz="0" w:space="0" w:color="auto"/>
                            <w:right w:val="none" w:sz="0" w:space="0" w:color="auto"/>
                          </w:divBdr>
                        </w:div>
                        <w:div w:id="1867592816">
                          <w:marLeft w:val="0"/>
                          <w:marRight w:val="0"/>
                          <w:marTop w:val="0"/>
                          <w:marBottom w:val="225"/>
                          <w:divBdr>
                            <w:top w:val="none" w:sz="0" w:space="0" w:color="auto"/>
                            <w:left w:val="none" w:sz="0" w:space="0" w:color="auto"/>
                            <w:bottom w:val="none" w:sz="0" w:space="0" w:color="auto"/>
                            <w:right w:val="none" w:sz="0" w:space="0" w:color="auto"/>
                          </w:divBdr>
                        </w:div>
                        <w:div w:id="1242987725">
                          <w:marLeft w:val="0"/>
                          <w:marRight w:val="0"/>
                          <w:marTop w:val="0"/>
                          <w:marBottom w:val="225"/>
                          <w:divBdr>
                            <w:top w:val="none" w:sz="0" w:space="0" w:color="auto"/>
                            <w:left w:val="none" w:sz="0" w:space="0" w:color="auto"/>
                            <w:bottom w:val="none" w:sz="0" w:space="0" w:color="auto"/>
                            <w:right w:val="none" w:sz="0" w:space="0" w:color="auto"/>
                          </w:divBdr>
                        </w:div>
                        <w:div w:id="73624177">
                          <w:marLeft w:val="0"/>
                          <w:marRight w:val="0"/>
                          <w:marTop w:val="0"/>
                          <w:marBottom w:val="225"/>
                          <w:divBdr>
                            <w:top w:val="none" w:sz="0" w:space="0" w:color="auto"/>
                            <w:left w:val="none" w:sz="0" w:space="0" w:color="auto"/>
                            <w:bottom w:val="none" w:sz="0" w:space="0" w:color="auto"/>
                            <w:right w:val="none" w:sz="0" w:space="0" w:color="auto"/>
                          </w:divBdr>
                        </w:div>
                        <w:div w:id="1394667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83128211">
      <w:bodyDiv w:val="1"/>
      <w:marLeft w:val="0"/>
      <w:marRight w:val="0"/>
      <w:marTop w:val="0"/>
      <w:marBottom w:val="0"/>
      <w:divBdr>
        <w:top w:val="none" w:sz="0" w:space="0" w:color="auto"/>
        <w:left w:val="none" w:sz="0" w:space="0" w:color="auto"/>
        <w:bottom w:val="none" w:sz="0" w:space="0" w:color="auto"/>
        <w:right w:val="none" w:sz="0" w:space="0" w:color="auto"/>
      </w:divBdr>
      <w:divsChild>
        <w:div w:id="1161122885">
          <w:marLeft w:val="0"/>
          <w:marRight w:val="0"/>
          <w:marTop w:val="0"/>
          <w:marBottom w:val="0"/>
          <w:divBdr>
            <w:top w:val="none" w:sz="0" w:space="0" w:color="auto"/>
            <w:left w:val="none" w:sz="0" w:space="0" w:color="auto"/>
            <w:bottom w:val="none" w:sz="0" w:space="0" w:color="auto"/>
            <w:right w:val="none" w:sz="0" w:space="0" w:color="auto"/>
          </w:divBdr>
          <w:divsChild>
            <w:div w:id="874656963">
              <w:marLeft w:val="0"/>
              <w:marRight w:val="0"/>
              <w:marTop w:val="300"/>
              <w:marBottom w:val="0"/>
              <w:divBdr>
                <w:top w:val="none" w:sz="0" w:space="0" w:color="auto"/>
                <w:left w:val="none" w:sz="0" w:space="0" w:color="auto"/>
                <w:bottom w:val="none" w:sz="0" w:space="0" w:color="auto"/>
                <w:right w:val="none" w:sz="0" w:space="0" w:color="auto"/>
              </w:divBdr>
              <w:divsChild>
                <w:div w:id="1593390051">
                  <w:marLeft w:val="0"/>
                  <w:marRight w:val="0"/>
                  <w:marTop w:val="0"/>
                  <w:marBottom w:val="0"/>
                  <w:divBdr>
                    <w:top w:val="single" w:sz="6" w:space="0" w:color="E5E5E5"/>
                    <w:left w:val="single" w:sz="6" w:space="0" w:color="E5E5E5"/>
                    <w:bottom w:val="single" w:sz="6" w:space="0" w:color="E5E5E5"/>
                    <w:right w:val="single" w:sz="6" w:space="0" w:color="E5E5E5"/>
                  </w:divBdr>
                  <w:divsChild>
                    <w:div w:id="286934126">
                      <w:marLeft w:val="0"/>
                      <w:marRight w:val="0"/>
                      <w:marTop w:val="0"/>
                      <w:marBottom w:val="0"/>
                      <w:divBdr>
                        <w:top w:val="none" w:sz="0" w:space="0" w:color="auto"/>
                        <w:left w:val="none" w:sz="0" w:space="0" w:color="auto"/>
                        <w:bottom w:val="none" w:sz="0" w:space="0" w:color="auto"/>
                        <w:right w:val="none" w:sz="0" w:space="0" w:color="auto"/>
                      </w:divBdr>
                      <w:divsChild>
                        <w:div w:id="1666207877">
                          <w:marLeft w:val="0"/>
                          <w:marRight w:val="0"/>
                          <w:marTop w:val="0"/>
                          <w:marBottom w:val="225"/>
                          <w:divBdr>
                            <w:top w:val="none" w:sz="0" w:space="0" w:color="auto"/>
                            <w:left w:val="none" w:sz="0" w:space="0" w:color="auto"/>
                            <w:bottom w:val="none" w:sz="0" w:space="0" w:color="auto"/>
                            <w:right w:val="none" w:sz="0" w:space="0" w:color="auto"/>
                          </w:divBdr>
                        </w:div>
                        <w:div w:id="285089477">
                          <w:marLeft w:val="0"/>
                          <w:marRight w:val="0"/>
                          <w:marTop w:val="0"/>
                          <w:marBottom w:val="225"/>
                          <w:divBdr>
                            <w:top w:val="none" w:sz="0" w:space="0" w:color="auto"/>
                            <w:left w:val="none" w:sz="0" w:space="0" w:color="auto"/>
                            <w:bottom w:val="none" w:sz="0" w:space="0" w:color="auto"/>
                            <w:right w:val="none" w:sz="0" w:space="0" w:color="auto"/>
                          </w:divBdr>
                        </w:div>
                        <w:div w:id="224992924">
                          <w:marLeft w:val="0"/>
                          <w:marRight w:val="0"/>
                          <w:marTop w:val="0"/>
                          <w:marBottom w:val="225"/>
                          <w:divBdr>
                            <w:top w:val="none" w:sz="0" w:space="0" w:color="auto"/>
                            <w:left w:val="none" w:sz="0" w:space="0" w:color="auto"/>
                            <w:bottom w:val="none" w:sz="0" w:space="0" w:color="auto"/>
                            <w:right w:val="none" w:sz="0" w:space="0" w:color="auto"/>
                          </w:divBdr>
                        </w:div>
                        <w:div w:id="1532305308">
                          <w:marLeft w:val="0"/>
                          <w:marRight w:val="0"/>
                          <w:marTop w:val="0"/>
                          <w:marBottom w:val="225"/>
                          <w:divBdr>
                            <w:top w:val="none" w:sz="0" w:space="0" w:color="auto"/>
                            <w:left w:val="none" w:sz="0" w:space="0" w:color="auto"/>
                            <w:bottom w:val="none" w:sz="0" w:space="0" w:color="auto"/>
                            <w:right w:val="none" w:sz="0" w:space="0" w:color="auto"/>
                          </w:divBdr>
                        </w:div>
                        <w:div w:id="9983421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17670914">
      <w:bodyDiv w:val="1"/>
      <w:marLeft w:val="0"/>
      <w:marRight w:val="0"/>
      <w:marTop w:val="0"/>
      <w:marBottom w:val="0"/>
      <w:divBdr>
        <w:top w:val="none" w:sz="0" w:space="0" w:color="auto"/>
        <w:left w:val="none" w:sz="0" w:space="0" w:color="auto"/>
        <w:bottom w:val="none" w:sz="0" w:space="0" w:color="auto"/>
        <w:right w:val="none" w:sz="0" w:space="0" w:color="auto"/>
      </w:divBdr>
      <w:divsChild>
        <w:div w:id="1096292053">
          <w:marLeft w:val="0"/>
          <w:marRight w:val="0"/>
          <w:marTop w:val="0"/>
          <w:marBottom w:val="0"/>
          <w:divBdr>
            <w:top w:val="none" w:sz="0" w:space="0" w:color="auto"/>
            <w:left w:val="none" w:sz="0" w:space="0" w:color="auto"/>
            <w:bottom w:val="none" w:sz="0" w:space="0" w:color="auto"/>
            <w:right w:val="none" w:sz="0" w:space="0" w:color="auto"/>
          </w:divBdr>
          <w:divsChild>
            <w:div w:id="1609198588">
              <w:marLeft w:val="0"/>
              <w:marRight w:val="0"/>
              <w:marTop w:val="300"/>
              <w:marBottom w:val="0"/>
              <w:divBdr>
                <w:top w:val="none" w:sz="0" w:space="0" w:color="auto"/>
                <w:left w:val="none" w:sz="0" w:space="0" w:color="auto"/>
                <w:bottom w:val="none" w:sz="0" w:space="0" w:color="auto"/>
                <w:right w:val="none" w:sz="0" w:space="0" w:color="auto"/>
              </w:divBdr>
              <w:divsChild>
                <w:div w:id="2143112110">
                  <w:marLeft w:val="0"/>
                  <w:marRight w:val="0"/>
                  <w:marTop w:val="0"/>
                  <w:marBottom w:val="0"/>
                  <w:divBdr>
                    <w:top w:val="single" w:sz="6" w:space="0" w:color="E5E5E5"/>
                    <w:left w:val="single" w:sz="6" w:space="0" w:color="E5E5E5"/>
                    <w:bottom w:val="single" w:sz="6" w:space="0" w:color="E5E5E5"/>
                    <w:right w:val="single" w:sz="6" w:space="0" w:color="E5E5E5"/>
                  </w:divBdr>
                  <w:divsChild>
                    <w:div w:id="1904440074">
                      <w:marLeft w:val="0"/>
                      <w:marRight w:val="0"/>
                      <w:marTop w:val="0"/>
                      <w:marBottom w:val="0"/>
                      <w:divBdr>
                        <w:top w:val="none" w:sz="0" w:space="0" w:color="auto"/>
                        <w:left w:val="none" w:sz="0" w:space="0" w:color="auto"/>
                        <w:bottom w:val="none" w:sz="0" w:space="0" w:color="auto"/>
                        <w:right w:val="none" w:sz="0" w:space="0" w:color="auto"/>
                      </w:divBdr>
                      <w:divsChild>
                        <w:div w:id="541406589">
                          <w:marLeft w:val="0"/>
                          <w:marRight w:val="0"/>
                          <w:marTop w:val="0"/>
                          <w:marBottom w:val="225"/>
                          <w:divBdr>
                            <w:top w:val="none" w:sz="0" w:space="0" w:color="auto"/>
                            <w:left w:val="none" w:sz="0" w:space="0" w:color="auto"/>
                            <w:bottom w:val="none" w:sz="0" w:space="0" w:color="auto"/>
                            <w:right w:val="none" w:sz="0" w:space="0" w:color="auto"/>
                          </w:divBdr>
                        </w:div>
                        <w:div w:id="614287768">
                          <w:marLeft w:val="0"/>
                          <w:marRight w:val="0"/>
                          <w:marTop w:val="0"/>
                          <w:marBottom w:val="225"/>
                          <w:divBdr>
                            <w:top w:val="none" w:sz="0" w:space="0" w:color="auto"/>
                            <w:left w:val="none" w:sz="0" w:space="0" w:color="auto"/>
                            <w:bottom w:val="none" w:sz="0" w:space="0" w:color="auto"/>
                            <w:right w:val="none" w:sz="0" w:space="0" w:color="auto"/>
                          </w:divBdr>
                        </w:div>
                        <w:div w:id="1609583807">
                          <w:marLeft w:val="0"/>
                          <w:marRight w:val="0"/>
                          <w:marTop w:val="0"/>
                          <w:marBottom w:val="225"/>
                          <w:divBdr>
                            <w:top w:val="none" w:sz="0" w:space="0" w:color="auto"/>
                            <w:left w:val="none" w:sz="0" w:space="0" w:color="auto"/>
                            <w:bottom w:val="none" w:sz="0" w:space="0" w:color="auto"/>
                            <w:right w:val="none" w:sz="0" w:space="0" w:color="auto"/>
                          </w:divBdr>
                        </w:div>
                        <w:div w:id="1487935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5.gif"/></Relationship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diagramColors" Target="diagrams/colors1.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6.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chart" Target="charts/chart1.xml"/><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13.png"/><Relationship Id="rId44"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omments" Target="comments.xml"/><Relationship Id="rId48"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invertIfNegative val="0"/>
          <c:cat>
            <c:strRef>
              <c:f>Sheet1!$A$2:$A$6</c:f>
              <c:strCache>
                <c:ptCount val="5"/>
                <c:pt idx="0">
                  <c:v>所谓大佬</c:v>
                </c:pt>
                <c:pt idx="1">
                  <c:v>普通学生</c:v>
                </c:pt>
                <c:pt idx="2">
                  <c:v>放荡学渣</c:v>
                </c:pt>
                <c:pt idx="3">
                  <c:v>考研选手</c:v>
                </c:pt>
                <c:pt idx="4">
                  <c:v>刻苦学霸</c:v>
                </c:pt>
              </c:strCache>
            </c:strRef>
          </c:cat>
          <c:val>
            <c:numRef>
              <c:f>Sheet1!$B$2:$B$6</c:f>
              <c:numCache>
                <c:formatCode>0%</c:formatCode>
                <c:ptCount val="5"/>
                <c:pt idx="0">
                  <c:v>0.03</c:v>
                </c:pt>
                <c:pt idx="1">
                  <c:v>0.4</c:v>
                </c:pt>
                <c:pt idx="2">
                  <c:v>0.08</c:v>
                </c:pt>
                <c:pt idx="3">
                  <c:v>0.3</c:v>
                </c:pt>
                <c:pt idx="4">
                  <c:v>0.08</c:v>
                </c:pt>
              </c:numCache>
            </c:numRef>
          </c:val>
          <c:extLst>
            <c:ext xmlns:c16="http://schemas.microsoft.com/office/drawing/2014/chart" uri="{C3380CC4-5D6E-409C-BE32-E72D297353CC}">
              <c16:uniqueId val="{00000000-3972-4A18-B47B-6596AD822977}"/>
            </c:ext>
          </c:extLst>
        </c:ser>
        <c:dLbls>
          <c:showLegendKey val="0"/>
          <c:showVal val="0"/>
          <c:showCatName val="0"/>
          <c:showSerName val="0"/>
          <c:showPercent val="0"/>
          <c:showBubbleSize val="0"/>
        </c:dLbls>
        <c:gapWidth val="150"/>
        <c:axId val="-1742620784"/>
        <c:axId val="-1742627856"/>
      </c:barChart>
      <c:catAx>
        <c:axId val="-1742620784"/>
        <c:scaling>
          <c:orientation val="minMax"/>
        </c:scaling>
        <c:delete val="0"/>
        <c:axPos val="b"/>
        <c:numFmt formatCode="General" sourceLinked="0"/>
        <c:majorTickMark val="out"/>
        <c:minorTickMark val="none"/>
        <c:tickLblPos val="nextTo"/>
        <c:crossAx val="-1742627856"/>
        <c:crosses val="autoZero"/>
        <c:auto val="1"/>
        <c:lblAlgn val="ctr"/>
        <c:lblOffset val="100"/>
        <c:noMultiLvlLbl val="0"/>
      </c:catAx>
      <c:valAx>
        <c:axId val="-1742627856"/>
        <c:scaling>
          <c:orientation val="minMax"/>
        </c:scaling>
        <c:delete val="0"/>
        <c:axPos val="l"/>
        <c:majorGridlines/>
        <c:numFmt formatCode="0%" sourceLinked="1"/>
        <c:majorTickMark val="out"/>
        <c:minorTickMark val="none"/>
        <c:tickLblPos val="nextTo"/>
        <c:crossAx val="-1742620784"/>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5B8C7E-25A0-4047-B3A3-ACAEDF785B9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zh-CN" altLang="en-US"/>
        </a:p>
      </dgm:t>
    </dgm:pt>
    <dgm:pt modelId="{7B562B3B-1C4B-48A8-BE07-C50A1F371630}">
      <dgm:prSet phldrT="[文本]"/>
      <dgm:spPr/>
      <dgm:t>
        <a:bodyPr/>
        <a:lstStyle/>
        <a:p>
          <a:r>
            <a:rPr lang="zh-CN"/>
            <a:t>隐形知识模式</a:t>
          </a:r>
          <a:endParaRPr lang="zh-CN" altLang="en-US"/>
        </a:p>
      </dgm:t>
    </dgm:pt>
    <dgm:pt modelId="{EED8FC2F-CD5C-4FDA-911F-783CCE566307}" type="parTrans" cxnId="{B89F16A2-0F27-4EEE-8717-411D5D611B73}">
      <dgm:prSet/>
      <dgm:spPr/>
      <dgm:t>
        <a:bodyPr/>
        <a:lstStyle/>
        <a:p>
          <a:endParaRPr lang="zh-CN" altLang="en-US"/>
        </a:p>
      </dgm:t>
    </dgm:pt>
    <dgm:pt modelId="{35B73727-3836-4914-9A85-91DA6361B9A3}" type="sibTrans" cxnId="{B89F16A2-0F27-4EEE-8717-411D5D611B73}">
      <dgm:prSet/>
      <dgm:spPr/>
      <dgm:t>
        <a:bodyPr/>
        <a:lstStyle/>
        <a:p>
          <a:endParaRPr lang="zh-CN" altLang="en-US"/>
        </a:p>
      </dgm:t>
    </dgm:pt>
    <dgm:pt modelId="{9F2D3907-CE95-4EDB-93B9-0AB483BF2656}">
      <dgm:prSet phldrT="[文本]"/>
      <dgm:spPr/>
      <dgm:t>
        <a:bodyPr/>
        <a:lstStyle/>
        <a:p>
          <a:r>
            <a:rPr lang="zh-CN"/>
            <a:t>显性知识模式</a:t>
          </a:r>
          <a:endParaRPr lang="zh-CN" altLang="en-US"/>
        </a:p>
      </dgm:t>
    </dgm:pt>
    <dgm:pt modelId="{78E6D834-361A-4A82-B305-A74C90C19B8E}" type="parTrans" cxnId="{D185CFC1-A691-484B-8CFE-9AE8C0C60262}">
      <dgm:prSet/>
      <dgm:spPr/>
      <dgm:t>
        <a:bodyPr/>
        <a:lstStyle/>
        <a:p>
          <a:endParaRPr lang="zh-CN" altLang="en-US"/>
        </a:p>
      </dgm:t>
    </dgm:pt>
    <dgm:pt modelId="{FB6D3AFE-994C-4425-84AB-D54ED1284259}" type="sibTrans" cxnId="{D185CFC1-A691-484B-8CFE-9AE8C0C60262}">
      <dgm:prSet/>
      <dgm:spPr/>
      <dgm:t>
        <a:bodyPr/>
        <a:lstStyle/>
        <a:p>
          <a:endParaRPr lang="zh-CN" altLang="en-US"/>
        </a:p>
      </dgm:t>
    </dgm:pt>
    <dgm:pt modelId="{8E79F9E0-6A8F-4DFF-AB68-D8FAA3B7D3C1}">
      <dgm:prSet phldrT="[文本]"/>
      <dgm:spPr/>
      <dgm:t>
        <a:bodyPr/>
        <a:lstStyle/>
        <a:p>
          <a:r>
            <a:rPr lang="zh-CN"/>
            <a:t>兴趣知识模式</a:t>
          </a:r>
          <a:endParaRPr lang="zh-CN" altLang="en-US"/>
        </a:p>
      </dgm:t>
    </dgm:pt>
    <dgm:pt modelId="{9F743F13-31F0-4BDD-99D7-1CFED4A16700}" type="parTrans" cxnId="{B62F9D4E-A1EA-448B-8027-12C671F57D89}">
      <dgm:prSet/>
      <dgm:spPr/>
      <dgm:t>
        <a:bodyPr/>
        <a:lstStyle/>
        <a:p>
          <a:endParaRPr lang="zh-CN" altLang="en-US"/>
        </a:p>
      </dgm:t>
    </dgm:pt>
    <dgm:pt modelId="{B0FD52FE-FEBE-4CD0-A68F-8A725544EC72}" type="sibTrans" cxnId="{B62F9D4E-A1EA-448B-8027-12C671F57D89}">
      <dgm:prSet/>
      <dgm:spPr/>
      <dgm:t>
        <a:bodyPr/>
        <a:lstStyle/>
        <a:p>
          <a:endParaRPr lang="zh-CN" altLang="en-US"/>
        </a:p>
      </dgm:t>
    </dgm:pt>
    <dgm:pt modelId="{C176B737-B474-4A8F-8DAD-89F40366687A}">
      <dgm:prSet custT="1"/>
      <dgm:spPr/>
      <dgm:t>
        <a:bodyPr/>
        <a:lstStyle/>
        <a:p>
          <a:r>
            <a:rPr lang="zh-CN" altLang="en-US" sz="1400"/>
            <a:t>专家一对一解决用户需求</a:t>
          </a:r>
        </a:p>
      </dgm:t>
    </dgm:pt>
    <dgm:pt modelId="{612A1CEA-4D6A-4184-A476-8E32AC5F980D}" type="parTrans" cxnId="{FB3712D1-F371-45B9-BBF9-6D6F8997C713}">
      <dgm:prSet/>
      <dgm:spPr/>
      <dgm:t>
        <a:bodyPr/>
        <a:lstStyle/>
        <a:p>
          <a:endParaRPr lang="zh-CN" altLang="en-US"/>
        </a:p>
      </dgm:t>
    </dgm:pt>
    <dgm:pt modelId="{110F79B5-D83D-4B99-A0BB-78543899EE32}" type="sibTrans" cxnId="{FB3712D1-F371-45B9-BBF9-6D6F8997C713}">
      <dgm:prSet/>
      <dgm:spPr/>
      <dgm:t>
        <a:bodyPr/>
        <a:lstStyle/>
        <a:p>
          <a:endParaRPr lang="zh-CN" altLang="en-US"/>
        </a:p>
      </dgm:t>
    </dgm:pt>
    <dgm:pt modelId="{065E54E2-E565-45DA-8C58-C5A32B0A37DA}">
      <dgm:prSet custT="1"/>
      <dgm:spPr/>
      <dgm:t>
        <a:bodyPr/>
        <a:lstStyle/>
        <a:p>
          <a:r>
            <a:rPr lang="zh-CN" altLang="en-US" sz="1400"/>
            <a:t>用户在特定平台通过悬赏方式获得网友答案</a:t>
          </a:r>
        </a:p>
      </dgm:t>
    </dgm:pt>
    <dgm:pt modelId="{5CFF4BB5-FBFF-443E-A9DC-4257F81562FB}" type="parTrans" cxnId="{812D5136-2741-4F18-A5F6-7CBF6EF0BD54}">
      <dgm:prSet/>
      <dgm:spPr/>
      <dgm:t>
        <a:bodyPr/>
        <a:lstStyle/>
        <a:p>
          <a:endParaRPr lang="zh-CN" altLang="en-US"/>
        </a:p>
      </dgm:t>
    </dgm:pt>
    <dgm:pt modelId="{720D0DF7-AA49-4564-A4C5-3312989C4AD5}" type="sibTrans" cxnId="{812D5136-2741-4F18-A5F6-7CBF6EF0BD54}">
      <dgm:prSet/>
      <dgm:spPr/>
      <dgm:t>
        <a:bodyPr/>
        <a:lstStyle/>
        <a:p>
          <a:endParaRPr lang="zh-CN" altLang="en-US"/>
        </a:p>
      </dgm:t>
    </dgm:pt>
    <dgm:pt modelId="{47FB461A-0D83-4D3D-A6E2-D832FB16D503}">
      <dgm:prSet custT="1"/>
      <dgm:spPr/>
      <dgm:t>
        <a:bodyPr/>
        <a:lstStyle/>
        <a:p>
          <a:r>
            <a:rPr lang="zh-CN" altLang="en-US" sz="1400"/>
            <a:t>用户在特定平台通过消费方式获知感兴趣内容</a:t>
          </a:r>
        </a:p>
      </dgm:t>
    </dgm:pt>
    <dgm:pt modelId="{98C807C9-F744-439C-AA5C-6EE4516712BC}" type="parTrans" cxnId="{276D4B58-F499-4947-86BF-FCEBD4E4FB5F}">
      <dgm:prSet/>
      <dgm:spPr/>
      <dgm:t>
        <a:bodyPr/>
        <a:lstStyle/>
        <a:p>
          <a:endParaRPr lang="zh-CN" altLang="en-US"/>
        </a:p>
      </dgm:t>
    </dgm:pt>
    <dgm:pt modelId="{B17000C2-3F33-4968-9D02-314BE25D1616}" type="sibTrans" cxnId="{276D4B58-F499-4947-86BF-FCEBD4E4FB5F}">
      <dgm:prSet/>
      <dgm:spPr/>
      <dgm:t>
        <a:bodyPr/>
        <a:lstStyle/>
        <a:p>
          <a:endParaRPr lang="zh-CN" altLang="en-US"/>
        </a:p>
      </dgm:t>
    </dgm:pt>
    <dgm:pt modelId="{3CE5437E-C59E-4933-916B-B0D924B1C4C3}" type="pres">
      <dgm:prSet presAssocID="{645B8C7E-25A0-4047-B3A3-ACAEDF785B9B}" presName="Name0" presStyleCnt="0">
        <dgm:presLayoutVars>
          <dgm:dir/>
          <dgm:animLvl val="lvl"/>
          <dgm:resizeHandles val="exact"/>
        </dgm:presLayoutVars>
      </dgm:prSet>
      <dgm:spPr/>
      <dgm:t>
        <a:bodyPr/>
        <a:lstStyle/>
        <a:p>
          <a:endParaRPr lang="zh-CN" altLang="en-US"/>
        </a:p>
      </dgm:t>
    </dgm:pt>
    <dgm:pt modelId="{C0198D2A-A24C-417D-A08D-F9A8A34FBF09}" type="pres">
      <dgm:prSet presAssocID="{7B562B3B-1C4B-48A8-BE07-C50A1F371630}" presName="composite" presStyleCnt="0"/>
      <dgm:spPr/>
    </dgm:pt>
    <dgm:pt modelId="{08FFB25B-7202-4D93-B557-0907E6DDD1AF}" type="pres">
      <dgm:prSet presAssocID="{7B562B3B-1C4B-48A8-BE07-C50A1F371630}" presName="parTx" presStyleLbl="alignNode1" presStyleIdx="0" presStyleCnt="3">
        <dgm:presLayoutVars>
          <dgm:chMax val="0"/>
          <dgm:chPref val="0"/>
          <dgm:bulletEnabled val="1"/>
        </dgm:presLayoutVars>
      </dgm:prSet>
      <dgm:spPr/>
      <dgm:t>
        <a:bodyPr/>
        <a:lstStyle/>
        <a:p>
          <a:endParaRPr lang="zh-CN" altLang="en-US"/>
        </a:p>
      </dgm:t>
    </dgm:pt>
    <dgm:pt modelId="{00ECDF4A-0271-483D-B7C6-D85B9F1203BA}" type="pres">
      <dgm:prSet presAssocID="{7B562B3B-1C4B-48A8-BE07-C50A1F371630}" presName="desTx" presStyleLbl="alignAccFollowNode1" presStyleIdx="0" presStyleCnt="3">
        <dgm:presLayoutVars>
          <dgm:bulletEnabled val="1"/>
        </dgm:presLayoutVars>
      </dgm:prSet>
      <dgm:spPr/>
      <dgm:t>
        <a:bodyPr/>
        <a:lstStyle/>
        <a:p>
          <a:endParaRPr lang="zh-CN" altLang="en-US"/>
        </a:p>
      </dgm:t>
    </dgm:pt>
    <dgm:pt modelId="{A6995C37-29FC-463F-8843-3E1298E52FE2}" type="pres">
      <dgm:prSet presAssocID="{35B73727-3836-4914-9A85-91DA6361B9A3}" presName="space" presStyleCnt="0"/>
      <dgm:spPr/>
    </dgm:pt>
    <dgm:pt modelId="{DF81E956-6180-4080-BFF5-1B7049CE9CA9}" type="pres">
      <dgm:prSet presAssocID="{9F2D3907-CE95-4EDB-93B9-0AB483BF2656}" presName="composite" presStyleCnt="0"/>
      <dgm:spPr/>
    </dgm:pt>
    <dgm:pt modelId="{E0C1142D-9744-4857-AE01-1FF3921317A5}" type="pres">
      <dgm:prSet presAssocID="{9F2D3907-CE95-4EDB-93B9-0AB483BF2656}" presName="parTx" presStyleLbl="alignNode1" presStyleIdx="1" presStyleCnt="3">
        <dgm:presLayoutVars>
          <dgm:chMax val="0"/>
          <dgm:chPref val="0"/>
          <dgm:bulletEnabled val="1"/>
        </dgm:presLayoutVars>
      </dgm:prSet>
      <dgm:spPr/>
      <dgm:t>
        <a:bodyPr/>
        <a:lstStyle/>
        <a:p>
          <a:endParaRPr lang="zh-CN" altLang="en-US"/>
        </a:p>
      </dgm:t>
    </dgm:pt>
    <dgm:pt modelId="{5331ED79-FF7D-4965-AE7F-895EE194BCAC}" type="pres">
      <dgm:prSet presAssocID="{9F2D3907-CE95-4EDB-93B9-0AB483BF2656}" presName="desTx" presStyleLbl="alignAccFollowNode1" presStyleIdx="1" presStyleCnt="3">
        <dgm:presLayoutVars>
          <dgm:bulletEnabled val="1"/>
        </dgm:presLayoutVars>
      </dgm:prSet>
      <dgm:spPr/>
      <dgm:t>
        <a:bodyPr/>
        <a:lstStyle/>
        <a:p>
          <a:endParaRPr lang="zh-CN" altLang="en-US"/>
        </a:p>
      </dgm:t>
    </dgm:pt>
    <dgm:pt modelId="{ED30DE0D-FBEB-4D2B-B12E-D47572C4DEB9}" type="pres">
      <dgm:prSet presAssocID="{FB6D3AFE-994C-4425-84AB-D54ED1284259}" presName="space" presStyleCnt="0"/>
      <dgm:spPr/>
    </dgm:pt>
    <dgm:pt modelId="{F0F2B8B4-E8A4-4300-AC70-EC0A2C3E671D}" type="pres">
      <dgm:prSet presAssocID="{8E79F9E0-6A8F-4DFF-AB68-D8FAA3B7D3C1}" presName="composite" presStyleCnt="0"/>
      <dgm:spPr/>
    </dgm:pt>
    <dgm:pt modelId="{F59C0F7B-17EC-4E01-8E04-B4FA879D5E62}" type="pres">
      <dgm:prSet presAssocID="{8E79F9E0-6A8F-4DFF-AB68-D8FAA3B7D3C1}" presName="parTx" presStyleLbl="alignNode1" presStyleIdx="2" presStyleCnt="3">
        <dgm:presLayoutVars>
          <dgm:chMax val="0"/>
          <dgm:chPref val="0"/>
          <dgm:bulletEnabled val="1"/>
        </dgm:presLayoutVars>
      </dgm:prSet>
      <dgm:spPr/>
      <dgm:t>
        <a:bodyPr/>
        <a:lstStyle/>
        <a:p>
          <a:endParaRPr lang="zh-CN" altLang="en-US"/>
        </a:p>
      </dgm:t>
    </dgm:pt>
    <dgm:pt modelId="{EAC844AA-DEFC-4E19-BA3A-FC73CF6FD45B}" type="pres">
      <dgm:prSet presAssocID="{8E79F9E0-6A8F-4DFF-AB68-D8FAA3B7D3C1}" presName="desTx" presStyleLbl="alignAccFollowNode1" presStyleIdx="2" presStyleCnt="3">
        <dgm:presLayoutVars>
          <dgm:bulletEnabled val="1"/>
        </dgm:presLayoutVars>
      </dgm:prSet>
      <dgm:spPr/>
      <dgm:t>
        <a:bodyPr/>
        <a:lstStyle/>
        <a:p>
          <a:endParaRPr lang="zh-CN" altLang="en-US"/>
        </a:p>
      </dgm:t>
    </dgm:pt>
  </dgm:ptLst>
  <dgm:cxnLst>
    <dgm:cxn modelId="{D185CFC1-A691-484B-8CFE-9AE8C0C60262}" srcId="{645B8C7E-25A0-4047-B3A3-ACAEDF785B9B}" destId="{9F2D3907-CE95-4EDB-93B9-0AB483BF2656}" srcOrd="1" destOrd="0" parTransId="{78E6D834-361A-4A82-B305-A74C90C19B8E}" sibTransId="{FB6D3AFE-994C-4425-84AB-D54ED1284259}"/>
    <dgm:cxn modelId="{276D4B58-F499-4947-86BF-FCEBD4E4FB5F}" srcId="{8E79F9E0-6A8F-4DFF-AB68-D8FAA3B7D3C1}" destId="{47FB461A-0D83-4D3D-A6E2-D832FB16D503}" srcOrd="0" destOrd="0" parTransId="{98C807C9-F744-439C-AA5C-6EE4516712BC}" sibTransId="{B17000C2-3F33-4968-9D02-314BE25D1616}"/>
    <dgm:cxn modelId="{1407B3D8-8C81-4DCE-86B2-5F97807C6CAE}" type="presOf" srcId="{47FB461A-0D83-4D3D-A6E2-D832FB16D503}" destId="{EAC844AA-DEFC-4E19-BA3A-FC73CF6FD45B}" srcOrd="0" destOrd="0" presId="urn:microsoft.com/office/officeart/2005/8/layout/hList1"/>
    <dgm:cxn modelId="{B62F9D4E-A1EA-448B-8027-12C671F57D89}" srcId="{645B8C7E-25A0-4047-B3A3-ACAEDF785B9B}" destId="{8E79F9E0-6A8F-4DFF-AB68-D8FAA3B7D3C1}" srcOrd="2" destOrd="0" parTransId="{9F743F13-31F0-4BDD-99D7-1CFED4A16700}" sibTransId="{B0FD52FE-FEBE-4CD0-A68F-8A725544EC72}"/>
    <dgm:cxn modelId="{A69A79CC-7847-428D-AFF6-71188FCD1301}" type="presOf" srcId="{7B562B3B-1C4B-48A8-BE07-C50A1F371630}" destId="{08FFB25B-7202-4D93-B557-0907E6DDD1AF}" srcOrd="0" destOrd="0" presId="urn:microsoft.com/office/officeart/2005/8/layout/hList1"/>
    <dgm:cxn modelId="{B89F16A2-0F27-4EEE-8717-411D5D611B73}" srcId="{645B8C7E-25A0-4047-B3A3-ACAEDF785B9B}" destId="{7B562B3B-1C4B-48A8-BE07-C50A1F371630}" srcOrd="0" destOrd="0" parTransId="{EED8FC2F-CD5C-4FDA-911F-783CCE566307}" sibTransId="{35B73727-3836-4914-9A85-91DA6361B9A3}"/>
    <dgm:cxn modelId="{FB3712D1-F371-45B9-BBF9-6D6F8997C713}" srcId="{7B562B3B-1C4B-48A8-BE07-C50A1F371630}" destId="{C176B737-B474-4A8F-8DAD-89F40366687A}" srcOrd="0" destOrd="0" parTransId="{612A1CEA-4D6A-4184-A476-8E32AC5F980D}" sibTransId="{110F79B5-D83D-4B99-A0BB-78543899EE32}"/>
    <dgm:cxn modelId="{29CBB779-D0D4-40B3-99D3-CA65C8689160}" type="presOf" srcId="{645B8C7E-25A0-4047-B3A3-ACAEDF785B9B}" destId="{3CE5437E-C59E-4933-916B-B0D924B1C4C3}" srcOrd="0" destOrd="0" presId="urn:microsoft.com/office/officeart/2005/8/layout/hList1"/>
    <dgm:cxn modelId="{1BFD4ACB-5BA5-44E0-A9C8-5D9C61132242}" type="presOf" srcId="{9F2D3907-CE95-4EDB-93B9-0AB483BF2656}" destId="{E0C1142D-9744-4857-AE01-1FF3921317A5}" srcOrd="0" destOrd="0" presId="urn:microsoft.com/office/officeart/2005/8/layout/hList1"/>
    <dgm:cxn modelId="{812D5136-2741-4F18-A5F6-7CBF6EF0BD54}" srcId="{9F2D3907-CE95-4EDB-93B9-0AB483BF2656}" destId="{065E54E2-E565-45DA-8C58-C5A32B0A37DA}" srcOrd="0" destOrd="0" parTransId="{5CFF4BB5-FBFF-443E-A9DC-4257F81562FB}" sibTransId="{720D0DF7-AA49-4564-A4C5-3312989C4AD5}"/>
    <dgm:cxn modelId="{5FAFC0C4-697A-459F-B181-5A93A282B2E0}" type="presOf" srcId="{C176B737-B474-4A8F-8DAD-89F40366687A}" destId="{00ECDF4A-0271-483D-B7C6-D85B9F1203BA}" srcOrd="0" destOrd="0" presId="urn:microsoft.com/office/officeart/2005/8/layout/hList1"/>
    <dgm:cxn modelId="{447CD816-370E-4035-9248-958B0D61681D}" type="presOf" srcId="{065E54E2-E565-45DA-8C58-C5A32B0A37DA}" destId="{5331ED79-FF7D-4965-AE7F-895EE194BCAC}" srcOrd="0" destOrd="0" presId="urn:microsoft.com/office/officeart/2005/8/layout/hList1"/>
    <dgm:cxn modelId="{345CA5BF-B922-4C56-89CD-4B0A930C5786}" type="presOf" srcId="{8E79F9E0-6A8F-4DFF-AB68-D8FAA3B7D3C1}" destId="{F59C0F7B-17EC-4E01-8E04-B4FA879D5E62}" srcOrd="0" destOrd="0" presId="urn:microsoft.com/office/officeart/2005/8/layout/hList1"/>
    <dgm:cxn modelId="{06308D61-BE1E-4215-9B60-B81B5988E7EF}" type="presParOf" srcId="{3CE5437E-C59E-4933-916B-B0D924B1C4C3}" destId="{C0198D2A-A24C-417D-A08D-F9A8A34FBF09}" srcOrd="0" destOrd="0" presId="urn:microsoft.com/office/officeart/2005/8/layout/hList1"/>
    <dgm:cxn modelId="{156A7E82-C205-49F5-B109-F4ECF39E4DD2}" type="presParOf" srcId="{C0198D2A-A24C-417D-A08D-F9A8A34FBF09}" destId="{08FFB25B-7202-4D93-B557-0907E6DDD1AF}" srcOrd="0" destOrd="0" presId="urn:microsoft.com/office/officeart/2005/8/layout/hList1"/>
    <dgm:cxn modelId="{048FAFD6-C893-4726-8573-C5D78B7E7D26}" type="presParOf" srcId="{C0198D2A-A24C-417D-A08D-F9A8A34FBF09}" destId="{00ECDF4A-0271-483D-B7C6-D85B9F1203BA}" srcOrd="1" destOrd="0" presId="urn:microsoft.com/office/officeart/2005/8/layout/hList1"/>
    <dgm:cxn modelId="{FB29A4E1-1DB1-4551-B2E0-A69EC104899F}" type="presParOf" srcId="{3CE5437E-C59E-4933-916B-B0D924B1C4C3}" destId="{A6995C37-29FC-463F-8843-3E1298E52FE2}" srcOrd="1" destOrd="0" presId="urn:microsoft.com/office/officeart/2005/8/layout/hList1"/>
    <dgm:cxn modelId="{3A2C02EA-7763-4EA0-A4A8-EC094F4FABE8}" type="presParOf" srcId="{3CE5437E-C59E-4933-916B-B0D924B1C4C3}" destId="{DF81E956-6180-4080-BFF5-1B7049CE9CA9}" srcOrd="2" destOrd="0" presId="urn:microsoft.com/office/officeart/2005/8/layout/hList1"/>
    <dgm:cxn modelId="{7852E2C5-04A3-49A3-AE07-620328FC8326}" type="presParOf" srcId="{DF81E956-6180-4080-BFF5-1B7049CE9CA9}" destId="{E0C1142D-9744-4857-AE01-1FF3921317A5}" srcOrd="0" destOrd="0" presId="urn:microsoft.com/office/officeart/2005/8/layout/hList1"/>
    <dgm:cxn modelId="{68C851B2-2583-4EF1-8E5C-448EF958C036}" type="presParOf" srcId="{DF81E956-6180-4080-BFF5-1B7049CE9CA9}" destId="{5331ED79-FF7D-4965-AE7F-895EE194BCAC}" srcOrd="1" destOrd="0" presId="urn:microsoft.com/office/officeart/2005/8/layout/hList1"/>
    <dgm:cxn modelId="{C9992854-3FAE-42C9-83DC-CB6CB2693F51}" type="presParOf" srcId="{3CE5437E-C59E-4933-916B-B0D924B1C4C3}" destId="{ED30DE0D-FBEB-4D2B-B12E-D47572C4DEB9}" srcOrd="3" destOrd="0" presId="urn:microsoft.com/office/officeart/2005/8/layout/hList1"/>
    <dgm:cxn modelId="{740A468B-D6BC-4C9B-B681-8D2604F3FE78}" type="presParOf" srcId="{3CE5437E-C59E-4933-916B-B0D924B1C4C3}" destId="{F0F2B8B4-E8A4-4300-AC70-EC0A2C3E671D}" srcOrd="4" destOrd="0" presId="urn:microsoft.com/office/officeart/2005/8/layout/hList1"/>
    <dgm:cxn modelId="{124142FD-C1CC-4581-90EA-4B5049F311B0}" type="presParOf" srcId="{F0F2B8B4-E8A4-4300-AC70-EC0A2C3E671D}" destId="{F59C0F7B-17EC-4E01-8E04-B4FA879D5E62}" srcOrd="0" destOrd="0" presId="urn:microsoft.com/office/officeart/2005/8/layout/hList1"/>
    <dgm:cxn modelId="{A4C47043-336E-4841-9E92-FB4994FA23F0}" type="presParOf" srcId="{F0F2B8B4-E8A4-4300-AC70-EC0A2C3E671D}" destId="{EAC844AA-DEFC-4E19-BA3A-FC73CF6FD45B}"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FFB25B-7202-4D93-B557-0907E6DDD1AF}">
      <dsp:nvSpPr>
        <dsp:cNvPr id="0" name=""/>
        <dsp:cNvSpPr/>
      </dsp:nvSpPr>
      <dsp:spPr>
        <a:xfrm>
          <a:off x="1648"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隐形知识模式</a:t>
          </a:r>
          <a:endParaRPr lang="zh-CN" altLang="en-US" sz="1700" kern="1200"/>
        </a:p>
      </dsp:txBody>
      <dsp:txXfrm>
        <a:off x="1648" y="873502"/>
        <a:ext cx="1607016" cy="489600"/>
      </dsp:txXfrm>
    </dsp:sp>
    <dsp:sp modelId="{00ECDF4A-0271-483D-B7C6-D85B9F1203BA}">
      <dsp:nvSpPr>
        <dsp:cNvPr id="0" name=""/>
        <dsp:cNvSpPr/>
      </dsp:nvSpPr>
      <dsp:spPr>
        <a:xfrm>
          <a:off x="1648"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专家一对一解决用户需求</a:t>
          </a:r>
        </a:p>
      </dsp:txBody>
      <dsp:txXfrm>
        <a:off x="1648" y="1363102"/>
        <a:ext cx="1607016" cy="839970"/>
      </dsp:txXfrm>
    </dsp:sp>
    <dsp:sp modelId="{E0C1142D-9744-4857-AE01-1FF3921317A5}">
      <dsp:nvSpPr>
        <dsp:cNvPr id="0" name=""/>
        <dsp:cNvSpPr/>
      </dsp:nvSpPr>
      <dsp:spPr>
        <a:xfrm>
          <a:off x="1833646"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显性知识模式</a:t>
          </a:r>
          <a:endParaRPr lang="zh-CN" altLang="en-US" sz="1700" kern="1200"/>
        </a:p>
      </dsp:txBody>
      <dsp:txXfrm>
        <a:off x="1833646" y="873502"/>
        <a:ext cx="1607016" cy="489600"/>
      </dsp:txXfrm>
    </dsp:sp>
    <dsp:sp modelId="{5331ED79-FF7D-4965-AE7F-895EE194BCAC}">
      <dsp:nvSpPr>
        <dsp:cNvPr id="0" name=""/>
        <dsp:cNvSpPr/>
      </dsp:nvSpPr>
      <dsp:spPr>
        <a:xfrm>
          <a:off x="1833646"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用户在特定平台通过悬赏方式获得网友答案</a:t>
          </a:r>
        </a:p>
      </dsp:txBody>
      <dsp:txXfrm>
        <a:off x="1833646" y="1363102"/>
        <a:ext cx="1607016" cy="839970"/>
      </dsp:txXfrm>
    </dsp:sp>
    <dsp:sp modelId="{F59C0F7B-17EC-4E01-8E04-B4FA879D5E62}">
      <dsp:nvSpPr>
        <dsp:cNvPr id="0" name=""/>
        <dsp:cNvSpPr/>
      </dsp:nvSpPr>
      <dsp:spPr>
        <a:xfrm>
          <a:off x="3665645"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兴趣知识模式</a:t>
          </a:r>
          <a:endParaRPr lang="zh-CN" altLang="en-US" sz="1700" kern="1200"/>
        </a:p>
      </dsp:txBody>
      <dsp:txXfrm>
        <a:off x="3665645" y="873502"/>
        <a:ext cx="1607016" cy="489600"/>
      </dsp:txXfrm>
    </dsp:sp>
    <dsp:sp modelId="{EAC844AA-DEFC-4E19-BA3A-FC73CF6FD45B}">
      <dsp:nvSpPr>
        <dsp:cNvPr id="0" name=""/>
        <dsp:cNvSpPr/>
      </dsp:nvSpPr>
      <dsp:spPr>
        <a:xfrm>
          <a:off x="3665645"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用户在特定平台通过消费方式获知感兴趣内容</a:t>
          </a:r>
        </a:p>
      </dsp:txBody>
      <dsp:txXfrm>
        <a:off x="3665645" y="1363102"/>
        <a:ext cx="1607016" cy="8399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3486</Words>
  <Characters>19872</Characters>
  <Application>Microsoft Office Word</Application>
  <DocSecurity>4</DocSecurity>
  <Lines>165</Lines>
  <Paragraphs>46</Paragraphs>
  <ScaleCrop>false</ScaleCrop>
  <Company/>
  <LinksUpToDate>false</LinksUpToDate>
  <CharactersWithSpaces>23312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 PC</dc:creator>
  <cp:keywords/>
  <dc:description/>
  <cp:lastModifiedBy>dell</cp:lastModifiedBy>
  <cp:revision>2</cp:revision>
  <cp:lastPrinted>2018-02-26T16:05:00Z</cp:lastPrinted>
  <dcterms:created xsi:type="dcterms:W3CDTF">2018-03-06T11:24:00Z</dcterms:created>
  <dcterms:modified xsi:type="dcterms:W3CDTF">2018-03-06T11:24:00Z</dcterms:modified>
</cp:coreProperties>
</file>